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0"/>
        </w:pBdr>
        <w:spacing w:after="80" w:before="0"/>
      </w:pPr>
      <w:r>
        <w:rPr>
          <w:rFonts w:ascii="맑은 고딕" w:cs="맑은 고딕" w:eastAsia="맑은 고딕" w:hAnsi="맑은 고딕"/>
          <w:b/>
          <w:bCs/>
          <w:color w:val="1F3864"/>
          <w:sz w:val="22"/>
          <w:szCs w:val="22"/>
        </w:rPr>
        <w:t xml:space="preserve">■ 민사소송법 논점 26~31  암기·사례형 찌라시</w:t>
      </w:r>
      <w:r>
        <w:rPr>
          <w:rFonts w:ascii="맑은 고딕" w:cs="맑은 고딕" w:eastAsia="맑은 고딕" w:hAnsi="맑은 고딕"/>
          <w:color w:val="555555"/>
          <w:sz w:val="14"/>
          <w:szCs w:val="14"/>
        </w:rPr>
        <w:t xml:space="preserve">  │  소송절차의 중단 · 자백 · 증거조사 · 서증 · 자유심증 · 증명책임</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303"/>
        <w:gridCol w:w="5303"/>
      </w:tblGrid>
      <w:tr>
        <w:tc>
          <w:tcPr>
            <w:tcW w:type="dxa" w:w="5303"/>
            <w:tcBorders>
              <w:top w:val="none" w:color="FFFFFF" w:sz="0"/>
              <w:left w:val="none" w:color="FFFFFF" w:sz="0"/>
              <w:bottom w:val="none" w:color="FFFFFF" w:sz="0"/>
              <w:right w:val="none" w:color="FFFFFF" w:sz="0"/>
            </w:tcBorders>
            <w:tcMar>
              <w:top w:type="dxa" w:w="0"/>
              <w:left w:type="dxa" w:w="0"/>
              <w:bottom w:type="dxa" w:w="0"/>
              <w:right w:type="dxa" w:w="140"/>
            </w:tcMar>
          </w:tcPr>
          <w:p>
            <w:pPr>
              <w:shd w:fill="1F3864" w:val="clear"/>
              <w:spacing w:after="30" w:before="80"/>
            </w:pPr>
            <w:r>
              <w:rPr>
                <w:rFonts w:ascii="맑은 고딕" w:cs="맑은 고딕" w:eastAsia="맑은 고딕" w:hAnsi="맑은 고딕"/>
                <w:b/>
                <w:bCs/>
                <w:color w:val="FFFFFF"/>
                <w:sz w:val="18"/>
                <w:szCs w:val="18"/>
              </w:rPr>
              <w:t xml:space="preserve">【논점 26】 소송절차의 중단 ★★★★★</w:t>
            </w:r>
          </w:p>
          <w:p>
            <w:pPr>
              <w:spacing w:after="20" w:before="20"/>
            </w:pPr>
            <w:r>
              <w:rPr>
                <w:rFonts w:ascii="맑은 고딕" w:cs="맑은 고딕" w:eastAsia="맑은 고딕" w:hAnsi="맑은 고딕"/>
                <w:b/>
                <w:bCs/>
                <w:sz w:val="15"/>
                <w:szCs w:val="15"/>
                <w:shd w:fill="FFD966" w:val="clear"/>
              </w:rPr>
              <w:t xml:space="preserve">사례형 검토순서: 당연승계→중단요건→예외→수계→간과판결→강제집행→송달확정</w:t>
            </w:r>
          </w:p>
          <w:p>
            <w:pPr>
              <w:pBdr>
                <w:bottom w:val="single" w:color="BDD7EE" w:sz="2"/>
              </w:pBdr>
              <w:spacing w:after="20" w:before="60"/>
            </w:pPr>
            <w:r>
              <w:rPr>
                <w:rFonts w:ascii="맑은 고딕" w:cs="맑은 고딕" w:eastAsia="맑은 고딕" w:hAnsi="맑은 고딕"/>
                <w:b/>
                <w:bCs/>
                <w:color w:val="1F3864"/>
                <w:sz w:val="15"/>
                <w:szCs w:val="15"/>
              </w:rPr>
              <w:t xml:space="preserve">① 당사자 지위의 당연승계 [당연승계 긍정설]</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소송 도중 당사자 일방이 사망한 경우 그때부터 소송은 사망자의 </w:t>
            </w:r>
            <w:r>
              <w:rPr>
                <w:rFonts w:ascii="맑은 고딕" w:cs="맑은 고딕" w:eastAsia="맑은 고딕" w:hAnsi="맑은 고딕"/>
                <w:b/>
                <w:bCs/>
                <w:color w:val="C00000"/>
                <w:sz w:val="13"/>
                <w:szCs w:val="13"/>
              </w:rPr>
              <w:t xml:space="preserve">&lt;상속인들과의 관계에서 대립당사자구조를 형성&gt;</w:t>
            </w:r>
            <w:r>
              <w:rPr>
                <w:rFonts w:ascii="맑은 고딕" w:cs="맑은 고딕" w:eastAsia="맑은 고딕" w:hAnsi="맑은 고딕"/>
                <w:sz w:val="13"/>
                <w:szCs w:val="13"/>
              </w:rPr>
              <w:t xml:space="preserve">하여 존재하게 되는 것 → 포괄승계 시 당사자 지위 당연승계 → </w:t>
            </w:r>
            <w:r>
              <w:rPr>
                <w:rFonts w:ascii="맑은 고딕" w:cs="맑은 고딕" w:eastAsia="맑은 고딕" w:hAnsi="맑은 고딕"/>
                <w:b/>
                <w:bCs/>
                <w:color w:val="C00000"/>
                <w:sz w:val="13"/>
                <w:szCs w:val="13"/>
              </w:rPr>
              <w:t xml:space="preserve">&lt;당연승계 긍정설&gt;</w:t>
            </w:r>
          </w:p>
          <w:p>
            <w:pPr>
              <w:pBdr>
                <w:bottom w:val="single" w:color="BDD7EE" w:sz="2"/>
              </w:pBdr>
              <w:spacing w:after="20" w:before="60"/>
            </w:pPr>
            <w:r>
              <w:rPr>
                <w:rFonts w:ascii="맑은 고딕" w:cs="맑은 고딕" w:eastAsia="맑은 고딕" w:hAnsi="맑은 고딕"/>
                <w:b/>
                <w:bCs/>
                <w:color w:val="1F3864"/>
                <w:sz w:val="15"/>
                <w:szCs w:val="15"/>
              </w:rPr>
              <w:t xml:space="preserve">② 소송절차의 중단 [절차관여권 보장]</w:t>
            </w:r>
          </w:p>
          <w:p>
            <w:pPr>
              <w:spacing w:after="20" w:before="20"/>
            </w:pPr>
            <w:r>
              <w:rPr>
                <w:rFonts w:ascii="맑은 고딕" w:cs="맑은 고딕" w:eastAsia="맑은 고딕" w:hAnsi="맑은 고딕"/>
                <w:b/>
                <w:bCs/>
                <w:sz w:val="15"/>
                <w:szCs w:val="15"/>
                <w:shd w:fill="FFD966" w:val="clear"/>
              </w:rPr>
              <w:t xml:space="preserve">◆ 요건(중·대·상·대)</w:t>
            </w:r>
          </w:p>
          <w:p>
            <w:pPr>
              <w:spacing w:after="20" w:before="20"/>
              <w:ind w:left="160"/>
            </w:pPr>
            <w:r>
              <w:rPr>
                <w:rFonts w:ascii="맑은 고딕" w:cs="맑은 고딕" w:eastAsia="맑은 고딕" w:hAnsi="맑은 고딕"/>
                <w:sz w:val="14"/>
                <w:szCs w:val="14"/>
              </w:rPr>
              <w:t xml:space="preserve">· </w:t>
            </w:r>
            <w:r>
              <w:rPr>
                <w:rFonts w:ascii="맑은 고딕" w:cs="맑은 고딕" w:eastAsia="맑은 고딕" w:hAnsi="맑은 고딕"/>
                <w:b/>
                <w:bCs/>
                <w:color w:val="C00000"/>
                <w:sz w:val="14"/>
                <w:szCs w:val="14"/>
              </w:rPr>
              <w:t xml:space="preserve">&lt;소송계속 중 당사자 사망, 소송대리인 없을 것, 상속인 있을 것, 소송물이 상속 대상일 것&gt;</w:t>
            </w:r>
          </w:p>
          <w:p>
            <w:pPr>
              <w:spacing w:after="20" w:before="20"/>
              <w:ind w:left="160"/>
            </w:pPr>
            <w:r>
              <w:rPr>
                <w:rFonts w:ascii="맑은 고딕" w:cs="맑은 고딕" w:eastAsia="맑은 고딕" w:hAnsi="맑은 고딕"/>
                <w:sz w:val="14"/>
                <w:szCs w:val="14"/>
              </w:rPr>
              <w:t>· 중단 범위: 통상공동소송 → 해당 당사자간만 중단 / 필수적공동소송 → 전원 중단</w:t>
            </w:r>
          </w:p>
          <w:p>
            <w:pPr>
              <w:spacing w:after="20" w:before="20"/>
              <w:ind w:left="160"/>
            </w:pPr>
            <w:r>
              <w:rPr>
                <w:rFonts w:ascii="맑은 고딕" w:cs="맑은 고딕" w:eastAsia="맑은 고딕" w:hAnsi="맑은 고딕"/>
                <w:sz w:val="14"/>
                <w:szCs w:val="14"/>
              </w:rPr>
              <w:t>· 효과: 판결 선고 제외 일체의 소송행위 불가</w:t>
            </w:r>
          </w:p>
          <w:p>
            <w:pPr>
              <w:pBdr>
                <w:bottom w:val="single" w:color="BDD7EE" w:sz="2"/>
              </w:pBdr>
              <w:spacing w:after="20" w:before="60"/>
            </w:pPr>
            <w:r>
              <w:rPr>
                <w:rFonts w:ascii="맑은 고딕" w:cs="맑은 고딕" w:eastAsia="맑은 고딕" w:hAnsi="맑은 고딕"/>
                <w:b/>
                <w:bCs/>
                <w:color w:val="1F3864"/>
                <w:sz w:val="15"/>
                <w:szCs w:val="15"/>
              </w:rPr>
              <w:t xml:space="preserve">③ 중단의 예외 (제238조): 소송대리인이 있는 경우</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소송절차가 중단되지 않기 때문에 중단을 해소하는 의미의 수계신청은 필요로 하지 않지만, 상속인 등의 수계신청은 '</w:t>
            </w:r>
            <w:r>
              <w:rPr>
                <w:rFonts w:ascii="맑은 고딕" w:cs="맑은 고딕" w:eastAsia="맑은 고딕" w:hAnsi="맑은 고딕"/>
                <w:b/>
                <w:bCs/>
                <w:color w:val="C00000"/>
                <w:sz w:val="13"/>
                <w:szCs w:val="13"/>
              </w:rPr>
              <w:t xml:space="preserve">&lt;표시정정&gt;</w:t>
            </w:r>
            <w:r>
              <w:rPr>
                <w:rFonts w:ascii="맑은 고딕" w:cs="맑은 고딕" w:eastAsia="맑은 고딕" w:hAnsi="맑은 고딕"/>
                <w:sz w:val="13"/>
                <w:szCs w:val="13"/>
              </w:rPr>
              <w:t xml:space="preserve">신청의 의미를 갖는다'</w:t>
            </w:r>
          </w:p>
          <w:p>
            <w:pPr>
              <w:spacing w:after="20" w:before="20"/>
              <w:ind w:left="160"/>
            </w:pPr>
            <w:r>
              <w:rPr>
                <w:rFonts w:ascii="맑은 고딕" w:cs="맑은 고딕" w:eastAsia="맑은 고딕" w:hAnsi="맑은 고딕"/>
                <w:sz w:val="14"/>
                <w:szCs w:val="14"/>
              </w:rPr>
              <w:t>· 상속인이 수계신청 하든 안하든 판결의 효력은 상속인에게 미침</w:t>
            </w:r>
          </w:p>
          <w:p>
            <w:pPr>
              <w:pBdr>
                <w:bottom w:val="single" w:color="BDD7EE" w:sz="2"/>
              </w:pBdr>
              <w:spacing w:after="20" w:before="60"/>
            </w:pPr>
            <w:r>
              <w:rPr>
                <w:rFonts w:ascii="맑은 고딕" w:cs="맑은 고딕" w:eastAsia="맑은 고딕" w:hAnsi="맑은 고딕"/>
                <w:b/>
                <w:bCs/>
                <w:color w:val="1F3864"/>
                <w:sz w:val="15"/>
                <w:szCs w:val="15"/>
              </w:rPr>
              <w:t xml:space="preserve">④ 수계신청 [선택설]</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수계신청이란 중단사유가 있는 당사자 측에서 중단된 절차가 계속 진행되도록 속행을 구하는 신청</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통상공동소송: 한 사람만 수계신청 → 수계신청 안 한 다른 상속인은 </w:t>
            </w:r>
            <w:r>
              <w:rPr>
                <w:rFonts w:ascii="맑은 고딕" w:cs="맑은 고딕" w:eastAsia="맑은 고딕" w:hAnsi="맑은 고딕"/>
                <w:b/>
                <w:bCs/>
                <w:color w:val="C00000"/>
                <w:sz w:val="13"/>
                <w:szCs w:val="13"/>
              </w:rPr>
              <w:t xml:space="preserve">&lt;1심에 그대로 계속&gt;</w:t>
            </w:r>
          </w:p>
          <w:p>
            <w:pPr>
              <w:spacing w:after="20" w:before="20"/>
              <w:ind w:left="160"/>
            </w:pPr>
            <w:r>
              <w:rPr>
                <w:rFonts w:ascii="맑은 고딕" w:cs="맑은 고딕" w:eastAsia="맑은 고딕" w:hAnsi="맑은 고딕"/>
                <w:sz w:val="14"/>
                <w:szCs w:val="14"/>
              </w:rPr>
              <w:t>· 부적법한 수계신청 간과: 대리인에 의하여 적법하게 대리되지 않은 것과 마찬가지로 위법</w:t>
            </w:r>
          </w:p>
          <w:p>
            <w:pPr>
              <w:spacing w:after="20" w:before="20"/>
              <w:ind w:left="160"/>
            </w:pPr>
            <w:r>
              <w:rPr>
                <w:rFonts w:ascii="맑은 고딕" w:cs="맑은 고딕" w:eastAsia="맑은 고딕" w:hAnsi="맑은 고딕"/>
                <w:sz w:val="14"/>
                <w:szCs w:val="14"/>
              </w:rPr>
              <w:t xml:space="preserve">· 수계법원: 원심 또는 상소심 모두 가능 → </w:t>
            </w:r>
            <w:r>
              <w:rPr>
                <w:rFonts w:ascii="맑은 고딕" w:cs="맑은 고딕" w:eastAsia="맑은 고딕" w:hAnsi="맑은 고딕"/>
                <w:b/>
                <w:bCs/>
                <w:color w:val="C00000"/>
                <w:sz w:val="14"/>
                <w:szCs w:val="14"/>
              </w:rPr>
              <w:t xml:space="preserve">&lt;선택설&gt;</w:t>
            </w:r>
          </w:p>
          <w:p>
            <w:pPr>
              <w:pBdr>
                <w:left w:val="thick" w:color="2E75B6" w:sz="14"/>
              </w:pBdr>
              <w:shd w:fill="EBEBEB" w:val="clear"/>
              <w:spacing w:after="40" w:before="40"/>
              <w:ind w:left="80" w:right="60"/>
              <w:rPr>
                <w:ins w:id="201" w:author="Claude" w:date="2026-05-10T00:00:00Z"/>
              </w:rPr>
            </w:pPr>
            <w:ins w:id="202" w:author="Claude" w:date="2026-05-10T00:00:00Z">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수계신청을 하여야 할 법원에 관하여 종국판결이 선고된 경우에는 원심 법원 또는 상소심법원에 선택적으로 할 수 있다고 판시하여 </w:t>
              </w:r>
              <w:r>
                <w:rPr>
                  <w:rFonts w:ascii="맑은 고딕" w:cs="맑은 고딕" w:eastAsia="맑은 고딕" w:hAnsi="맑은 고딕"/>
                  <w:b/>
                  <w:bCs/>
                  <w:color w:val="C00000"/>
                  <w:sz w:val="13"/>
                  <w:szCs w:val="13"/>
                </w:rPr>
                <w:t xml:space="preserve">&lt;선택설&gt;</w:t>
              </w:r>
              <w:r>
                <w:rPr>
                  <w:rFonts w:ascii="맑은 고딕" w:cs="맑은 고딕" w:eastAsia="맑은 고딕" w:hAnsi="맑은 고딕"/>
                  <w:sz w:val="13"/>
                  <w:szCs w:val="13"/>
                </w:rPr>
                <w:t>의 입장이다</w:t>
              </w:r>
            </w:ins>
          </w:p>
          <w:p>
            <w:pPr>
              <w:pBdr>
                <w:bottom w:val="single" w:color="BDD7EE" w:sz="2"/>
              </w:pBdr>
              <w:spacing w:after="20" w:before="60"/>
            </w:pPr>
            <w:r>
              <w:rPr>
                <w:rFonts w:ascii="맑은 고딕" w:cs="맑은 고딕" w:eastAsia="맑은 고딕" w:hAnsi="맑은 고딕"/>
                <w:b/>
                <w:bCs/>
                <w:color w:val="1F3864"/>
                <w:sz w:val="15"/>
                <w:szCs w:val="15"/>
              </w:rPr>
              <w:t xml:space="preserve">⑤ 간과판결의 효력 (제247조) [위법설]</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소송계속 중 사망에 의한 중단을 간과한 판결은 적법한 수계인의 권한을 배제한 결과가 되는 </w:t>
            </w:r>
            <w:r>
              <w:rPr>
                <w:rFonts w:ascii="맑은 고딕" w:cs="맑은 고딕" w:eastAsia="맑은 고딕" w:hAnsi="맑은 고딕"/>
                <w:b/>
                <w:bCs/>
                <w:color w:val="C00000"/>
                <w:sz w:val="13"/>
                <w:szCs w:val="13"/>
              </w:rPr>
              <w:t xml:space="preserve">&lt;절차상 위법&gt;</w:t>
            </w:r>
            <w:r>
              <w:rPr>
                <w:rFonts w:ascii="맑은 고딕" w:cs="맑은 고딕" w:eastAsia="맑은 고딕" w:hAnsi="맑은 고딕"/>
                <w:sz w:val="13"/>
                <w:szCs w:val="13"/>
              </w:rPr>
              <w:t xml:space="preserve">은 있지만 </w:t>
            </w:r>
            <w:r>
              <w:rPr>
                <w:rFonts w:ascii="맑은 고딕" w:cs="맑은 고딕" w:eastAsia="맑은 고딕" w:hAnsi="맑은 고딕"/>
                <w:b/>
                <w:bCs/>
                <w:color w:val="C00000"/>
                <w:sz w:val="13"/>
                <w:szCs w:val="13"/>
              </w:rPr>
              <w:t xml:space="preserve">&lt;당연무효라 할 수 없고&gt;</w:t>
            </w:r>
            <w:r>
              <w:rPr>
                <w:rFonts w:ascii="맑은 고딕" w:cs="맑은 고딕" w:eastAsia="맑은 고딕" w:hAnsi="맑은 고딕"/>
                <w:sz w:val="13"/>
                <w:szCs w:val="13"/>
              </w:rPr>
              <w:t xml:space="preserve"> 대리권흠결을 이유로 </w:t>
            </w:r>
            <w:r>
              <w:rPr>
                <w:rFonts w:ascii="맑은 고딕" w:cs="맑은 고딕" w:eastAsia="맑은 고딕" w:hAnsi="맑은 고딕"/>
                <w:b/>
                <w:bCs/>
                <w:color w:val="C00000"/>
                <w:sz w:val="13"/>
                <w:szCs w:val="13"/>
              </w:rPr>
              <w:t xml:space="preserve">&lt;상소&gt;</w:t>
            </w:r>
            <w:r>
              <w:rPr>
                <w:rFonts w:ascii="맑은 고딕" w:cs="맑은 고딕" w:eastAsia="맑은 고딕" w:hAnsi="맑은 고딕"/>
                <w:sz w:val="13"/>
                <w:szCs w:val="13"/>
              </w:rPr>
              <w:t xml:space="preserve"> 또는 </w:t>
            </w:r>
            <w:r>
              <w:rPr>
                <w:rFonts w:ascii="맑은 고딕" w:cs="맑은 고딕" w:eastAsia="맑은 고딕" w:hAnsi="맑은 고딕"/>
                <w:b/>
                <w:bCs/>
                <w:color w:val="C00000"/>
                <w:sz w:val="13"/>
                <w:szCs w:val="13"/>
              </w:rPr>
              <w:t xml:space="preserve">&lt;재심&gt;</w:t>
            </w:r>
            <w:r>
              <w:rPr>
                <w:rFonts w:ascii="맑은 고딕" w:cs="맑은 고딕" w:eastAsia="맑은 고딕" w:hAnsi="맑은 고딕"/>
                <w:sz w:val="13"/>
                <w:szCs w:val="13"/>
              </w:rPr>
              <w:t xml:space="preserve">에 의해 취소를 구할 수 있다 → </w:t>
            </w:r>
            <w:r>
              <w:rPr>
                <w:rFonts w:ascii="맑은 고딕" w:cs="맑은 고딕" w:eastAsia="맑은 고딕" w:hAnsi="맑은 고딕"/>
                <w:b/>
                <w:bCs/>
                <w:color w:val="C00000"/>
                <w:sz w:val="13"/>
                <w:szCs w:val="13"/>
              </w:rPr>
              <w:t xml:space="preserve">&lt;위법설&gt;</w:t>
            </w:r>
          </w:p>
          <w:p>
            <w:pPr>
              <w:spacing w:after="20" w:before="20"/>
              <w:ind w:left="160"/>
            </w:pPr>
            <w:r>
              <w:rPr>
                <w:rFonts w:ascii="맑은 고딕" w:cs="맑은 고딕" w:eastAsia="맑은 고딕" w:hAnsi="맑은 고딕"/>
                <w:sz w:val="14"/>
                <w:szCs w:val="14"/>
              </w:rPr>
              <w:t>· 구제: 확정 전 → 상소(제424조 제1항 제4호) / 확정 후 → 재심(제451조 제1항 제3호)</w:t>
            </w:r>
          </w:p>
          <w:p>
            <w:pPr>
              <w:spacing w:after="20" w:before="20"/>
              <w:ind w:left="160"/>
            </w:pPr>
            <w:r>
              <w:rPr>
                <w:rFonts w:ascii="맑은 고딕" w:cs="맑은 고딕" w:eastAsia="맑은 고딕" w:hAnsi="맑은 고딕"/>
                <w:sz w:val="14"/>
                <w:szCs w:val="14"/>
              </w:rPr>
              <w:t>· 하자 치유: 추인(제60조) 또는 상소심에서 수계절차 이행</w:t>
            </w:r>
          </w:p>
          <w:p>
            <w:pPr>
              <w:pBdr>
                <w:bottom w:val="single" w:color="BDD7EE" w:sz="2"/>
              </w:pBdr>
              <w:spacing w:after="20" w:before="60"/>
            </w:pPr>
            <w:r>
              <w:rPr>
                <w:rFonts w:ascii="맑은 고딕" w:cs="맑은 고딕" w:eastAsia="맑은 고딕" w:hAnsi="맑은 고딕"/>
                <w:b/>
                <w:bCs/>
                <w:color w:val="1F3864"/>
                <w:sz w:val="15"/>
                <w:szCs w:val="15"/>
              </w:rPr>
              <w:t xml:space="preserve">⑥ 강제집행 방법</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소송대리인 無·중단 간과 → 민사집행법 제31조 준용 → </w:t>
            </w:r>
            <w:r>
              <w:rPr>
                <w:rFonts w:ascii="맑은 고딕" w:cs="맑은 고딕" w:eastAsia="맑은 고딕" w:hAnsi="맑은 고딕"/>
                <w:b/>
                <w:bCs/>
                <w:color w:val="C00000"/>
                <w:sz w:val="13"/>
                <w:szCs w:val="13"/>
              </w:rPr>
              <w:t xml:space="preserve">&lt;승계집행문&gt;</w:t>
            </w:r>
            <w:r>
              <w:rPr>
                <w:rFonts w:ascii="맑은 고딕" w:cs="맑은 고딕" w:eastAsia="맑은 고딕" w:hAnsi="맑은 고딕"/>
                <w:sz w:val="13"/>
                <w:szCs w:val="13"/>
              </w:rPr>
              <w:t xml:space="preserve"> 부여 → </w:t>
            </w:r>
            <w:r>
              <w:rPr>
                <w:rFonts w:ascii="맑은 고딕" w:cs="맑은 고딕" w:eastAsia="맑은 고딕" w:hAnsi="맑은 고딕"/>
                <w:b/>
                <w:bCs/>
                <w:color w:val="C00000"/>
                <w:sz w:val="13"/>
                <w:szCs w:val="13"/>
              </w:rPr>
              <w:t xml:space="preserve">&lt;승계집행문설&gt;</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소송대리인 有 → 소송절차 중단 없음 → 수계신청 간과 → 판결 </w:t>
            </w:r>
            <w:r>
              <w:rPr>
                <w:rFonts w:ascii="맑은 고딕" w:cs="맑은 고딕" w:eastAsia="맑은 고딕" w:hAnsi="맑은 고딕"/>
                <w:b/>
                <w:bCs/>
                <w:color w:val="C00000"/>
                <w:sz w:val="13"/>
                <w:szCs w:val="13"/>
              </w:rPr>
              <w:t xml:space="preserve">&lt;경정&gt;</w:t>
            </w:r>
          </w:p>
          <w:p>
            <w:pPr>
              <w:pBdr>
                <w:bottom w:val="single" w:color="BDD7EE" w:sz="2"/>
              </w:pBdr>
              <w:spacing w:after="20" w:before="60"/>
            </w:pPr>
            <w:r>
              <w:rPr>
                <w:rFonts w:ascii="맑은 고딕" w:cs="맑은 고딕" w:eastAsia="맑은 고딕" w:hAnsi="맑은 고딕"/>
                <w:b/>
                <w:bCs/>
                <w:color w:val="1F3864"/>
                <w:sz w:val="15"/>
                <w:szCs w:val="15"/>
              </w:rPr>
              <w:t xml:space="preserve">⑦ 판결정본 송달·확정·수계 [송·확·수]</w:t>
            </w:r>
          </w:p>
          <w:p>
            <w:pPr>
              <w:spacing w:after="20" w:before="20"/>
              <w:ind w:left="160"/>
            </w:pPr>
            <w:r>
              <w:rPr>
                <w:rFonts w:ascii="맑은 고딕" w:cs="맑은 고딕" w:eastAsia="맑은 고딕" w:hAnsi="맑은 고딕"/>
                <w:b/>
                <w:bCs/>
                <w:color w:val="2E75B6"/>
                <w:sz w:val="14"/>
                <w:szCs w:val="14"/>
              </w:rPr>
              <w:t xml:space="preserve">▶원칙 </w:t>
            </w:r>
            <w:r>
              <w:rPr>
                <w:rFonts w:ascii="맑은 고딕" w:cs="맑은 고딕" w:eastAsia="맑은 고딕" w:hAnsi="맑은 고딕"/>
                <w:sz w:val="14"/>
                <w:szCs w:val="14"/>
              </w:rPr>
              <w:t xml:space="preserve">특별수권 無: 심급대리원칙 → 송달 시 대리권 소멸 → 중단 → 상소기간X → 확정X → 수계신청↑</w:t>
            </w:r>
          </w:p>
          <w:p>
            <w:pPr>
              <w:spacing w:after="20" w:before="20"/>
              <w:ind w:left="160"/>
            </w:pPr>
            <w:r>
              <w:rPr>
                <w:rFonts w:ascii="맑은 고딕" w:cs="맑은 고딕" w:eastAsia="맑은 고딕" w:hAnsi="맑은 고딕"/>
                <w:b/>
                <w:bCs/>
                <w:color w:val="C00000"/>
                <w:sz w:val="14"/>
                <w:szCs w:val="14"/>
              </w:rPr>
              <w:t xml:space="preserve">▶예외 </w:t>
            </w:r>
            <w:r>
              <w:rPr>
                <w:rFonts w:ascii="맑은 고딕" w:cs="맑은 고딕" w:eastAsia="맑은 고딕" w:hAnsi="맑은 고딕"/>
                <w:sz w:val="14"/>
                <w:szCs w:val="14"/>
              </w:rPr>
              <w:t xml:space="preserve">특별수권 有: 대리권 소멸X → 중단X → 상소기간 진행 → 도과 → 확정 → 수계X</w:t>
            </w:r>
          </w:p>
          <w:p>
            <w:pPr>
              <w:spacing w:after="10" w:before="10"/>
              <w:ind w:left="260"/>
            </w:pPr>
            <w:r>
              <w:rPr>
                <w:rFonts w:ascii="맑은 고딕" w:cs="맑은 고딕" w:eastAsia="맑은 고딕" w:hAnsi="맑은 고딕"/>
                <w:i/>
                <w:iCs/>
                <w:color w:val="555555"/>
                <w:sz w:val="12"/>
                <w:szCs w:val="12"/>
              </w:rPr>
              <w:t xml:space="preserve">단, 소송대리인이 상소 제기하면 → 중단 → 상소심에서 수계</w:t>
            </w:r>
          </w:p>
          <w:p>
            <w:pPr>
              <w:pBdr>
                <w:bottom w:val="single" w:color="BDD7EE" w:sz="2"/>
              </w:pBdr>
              <w:spacing w:after="20" w:before="60"/>
            </w:pPr>
            <w:r>
              <w:rPr>
                <w:rFonts w:ascii="맑은 고딕" w:cs="맑은 고딕" w:eastAsia="맑은 고딕" w:hAnsi="맑은 고딕"/>
                <w:b/>
                <w:bCs/>
                <w:color w:val="1F3864"/>
                <w:sz w:val="15"/>
                <w:szCs w:val="15"/>
              </w:rPr>
              <w:t xml:space="preserve">⑧ 효력확장설 [★사례형 기출]</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공동상속인 중 일부에 대해서만 '망인의 소송대리인'이 항소 제기 → </w:t>
            </w:r>
            <w:r>
              <w:rPr>
                <w:rFonts w:ascii="맑은 고딕" w:cs="맑은 고딕" w:eastAsia="맑은 고딕" w:hAnsi="맑은 고딕"/>
                <w:b/>
                <w:bCs/>
                <w:color w:val="C00000"/>
                <w:sz w:val="13"/>
                <w:szCs w:val="13"/>
              </w:rPr>
              <w:t xml:space="preserve">&lt;효력확장설&gt;</w:t>
            </w:r>
            <w:r>
              <w:rPr>
                <w:rFonts w:ascii="맑은 고딕" w:cs="맑은 고딕" w:eastAsia="맑은 고딕" w:hAnsi="맑은 고딕"/>
                <w:sz w:val="13"/>
                <w:szCs w:val="13"/>
              </w:rPr>
              <w:t xml:space="preserve"> → A·B·C·D 전부에 대해 이심·확정차단 / 나머지(C,D)는 소송절차 중단 → 항소심에서 수계신청O</w:t>
            </w:r>
          </w:p>
          <w:p>
            <w:pPr>
              <w:spacing w:after="10" w:before="10"/>
              <w:ind w:left="260"/>
            </w:pPr>
            <w:r>
              <w:rPr>
                <w:rFonts w:ascii="맑은 고딕" w:cs="맑은 고딕" w:eastAsia="맑은 고딕" w:hAnsi="맑은 고딕"/>
                <w:i/>
                <w:iCs/>
                <w:color w:val="555555"/>
                <w:sz w:val="12"/>
                <w:szCs w:val="12"/>
              </w:rPr>
              <w:t xml:space="preserve">cf. 상속인 A·B 스스로 항소 → &lt;확정설&gt;: A·B만 이심, C·D는 분리확정 → C·D 수계신청X</w:t>
            </w:r>
          </w:p>
          <w:p>
            <w:pPr>
              <w:pBdr>
                <w:bottom w:val="single" w:color="DDDDDD" w:sz="2"/>
              </w:pBdr>
              <w:spacing w:after="10" w:before="50"/>
            </w:pPr>
          </w:p>
          <w:p>
            <w:pPr>
              <w:spacing w:after="0" w:before="30"/>
            </w:pPr>
          </w:p>
          <w:p>
            <w:pPr>
              <w:shd w:fill="7B2C2C" w:val="clear"/>
              <w:spacing w:after="30" w:before="80"/>
            </w:pPr>
            <w:r>
              <w:rPr>
                <w:rFonts w:ascii="맑은 고딕" w:cs="맑은 고딕" w:eastAsia="맑은 고딕" w:hAnsi="맑은 고딕"/>
                <w:b/>
                <w:bCs/>
                <w:color w:val="FFFFFF"/>
                <w:sz w:val="18"/>
                <w:szCs w:val="18"/>
              </w:rPr>
              <w:t xml:space="preserve">【논점 27】 자백과 현저한 사실 ★★★</w:t>
            </w:r>
          </w:p>
          <w:p>
            <w:pPr>
              <w:spacing w:after="20" w:before="20"/>
            </w:pPr>
            <w:r>
              <w:rPr>
                <w:rFonts w:ascii="맑은 고딕" w:cs="맑은 고딕" w:eastAsia="맑은 고딕" w:hAnsi="맑은 고딕"/>
                <w:b/>
                <w:bCs/>
                <w:sz w:val="15"/>
                <w:szCs w:val="15"/>
                <w:shd w:fill="FFD966" w:val="clear"/>
              </w:rPr>
              <w:t xml:space="preserve">사례형 검토순서: 요건→선행자백→효과→철회가부→권리자백→자백간주</w:t>
            </w:r>
          </w:p>
          <w:p>
            <w:pPr>
              <w:pBdr>
                <w:bottom w:val="single" w:color="BDD7EE" w:sz="2"/>
              </w:pBdr>
              <w:spacing w:after="20" w:before="60"/>
            </w:pPr>
            <w:r>
              <w:rPr>
                <w:rFonts w:ascii="맑은 고딕" w:cs="맑은 고딕" w:eastAsia="맑은 고딕" w:hAnsi="맑은 고딕"/>
                <w:b/>
                <w:bCs/>
                <w:color w:val="1F3864"/>
                <w:sz w:val="15"/>
                <w:szCs w:val="15"/>
              </w:rPr>
              <w:t xml:space="preserve">① 재판상 자백 요건</w:t>
            </w:r>
          </w:p>
          <w:p>
            <w:pPr>
              <w:spacing w:after="20" w:before="20"/>
            </w:pPr>
            <w:r>
              <w:rPr>
                <w:rFonts w:ascii="맑은 고딕" w:cs="맑은 고딕" w:eastAsia="맑은 고딕" w:hAnsi="맑은 고딕"/>
                <w:b/>
                <w:bCs/>
                <w:sz w:val="15"/>
                <w:szCs w:val="15"/>
                <w:shd w:fill="FFD966" w:val="clear"/>
              </w:rPr>
              <w:t xml:space="preserve">◆ 변·일·불·주·사·진</w:t>
            </w:r>
          </w:p>
          <w:p>
            <w:pPr>
              <w:spacing w:after="20" w:before="20"/>
              <w:ind w:left="160"/>
            </w:pPr>
            <w:r>
              <w:rPr>
                <w:rFonts w:ascii="맑은 고딕" w:cs="맑은 고딕" w:eastAsia="맑은 고딕" w:hAnsi="맑은 고딕"/>
                <w:sz w:val="14"/>
                <w:szCs w:val="14"/>
              </w:rPr>
              <w:t xml:space="preserve">· </w:t>
            </w:r>
            <w:r>
              <w:rPr>
                <w:rFonts w:ascii="맑은 고딕" w:cs="맑은 고딕" w:eastAsia="맑은 고딕" w:hAnsi="맑은 고딕"/>
                <w:b/>
                <w:bCs/>
                <w:color w:val="C00000"/>
                <w:sz w:val="14"/>
                <w:szCs w:val="14"/>
              </w:rPr>
              <w:t xml:space="preserve">&lt;변론 또는 준비절차에서&gt;</w:t>
            </w:r>
            <w:r>
              <w:rPr>
                <w:rFonts w:ascii="맑은 고딕" w:cs="맑은 고딕" w:eastAsia="맑은 고딕" w:hAnsi="맑은 고딕"/>
                <w:sz w:val="14"/>
                <w:szCs w:val="14"/>
              </w:rPr>
              <w:t xml:space="preserve">, </w:t>
            </w:r>
            <w:r>
              <w:rPr>
                <w:rFonts w:ascii="맑은 고딕" w:cs="맑은 고딕" w:eastAsia="맑은 고딕" w:hAnsi="맑은 고딕"/>
                <w:b/>
                <w:bCs/>
                <w:color w:val="C00000"/>
                <w:sz w:val="14"/>
                <w:szCs w:val="14"/>
              </w:rPr>
              <w:t xml:space="preserve">&lt;상대방 주장과 일치&gt;</w:t>
            </w:r>
            <w:r>
              <w:rPr>
                <w:rFonts w:ascii="맑은 고딕" w:cs="맑은 고딕" w:eastAsia="맑은 고딕" w:hAnsi="맑은 고딕"/>
                <w:sz w:val="14"/>
                <w:szCs w:val="14"/>
              </w:rPr>
              <w:t xml:space="preserve">, </w:t>
            </w:r>
            <w:r>
              <w:rPr>
                <w:rFonts w:ascii="맑은 고딕" w:cs="맑은 고딕" w:eastAsia="맑은 고딕" w:hAnsi="맑은 고딕"/>
                <w:b/>
                <w:bCs/>
                <w:color w:val="C00000"/>
                <w:sz w:val="14"/>
                <w:szCs w:val="14"/>
              </w:rPr>
              <w:t xml:space="preserve">&lt;자기에게 불리한&gt;</w:t>
            </w:r>
            <w:r>
              <w:rPr>
                <w:rFonts w:ascii="맑은 고딕" w:cs="맑은 고딕" w:eastAsia="맑은 고딕" w:hAnsi="맑은 고딕"/>
                <w:sz w:val="14"/>
                <w:szCs w:val="14"/>
              </w:rPr>
              <w:t xml:space="preserve">, </w:t>
            </w:r>
            <w:r>
              <w:rPr>
                <w:rFonts w:ascii="맑은 고딕" w:cs="맑은 고딕" w:eastAsia="맑은 고딕" w:hAnsi="맑은 고딕"/>
                <w:b/>
                <w:bCs/>
                <w:color w:val="C00000"/>
                <w:sz w:val="14"/>
                <w:szCs w:val="14"/>
              </w:rPr>
              <w:t xml:space="preserve">&lt;구체적 사실로서 주요사실&gt;</w:t>
            </w:r>
            <w:r>
              <w:rPr>
                <w:rFonts w:ascii="맑은 고딕" w:cs="맑은 고딕" w:eastAsia="맑은 고딕" w:hAnsi="맑은 고딕"/>
                <w:sz w:val="14"/>
                <w:szCs w:val="14"/>
              </w:rPr>
              <w:t xml:space="preserve">에 대한 진술</w:t>
            </w:r>
          </w:p>
          <w:p>
            <w:pPr>
              <w:spacing w:after="20" w:before="20"/>
              <w:ind w:left="160"/>
            </w:pPr>
            <w:r>
              <w:rPr>
                <w:rFonts w:ascii="맑은 고딕" w:cs="맑은 고딕" w:eastAsia="맑은 고딕" w:hAnsi="맑은 고딕"/>
                <w:sz w:val="14"/>
                <w:szCs w:val="14"/>
              </w:rPr>
              <w:t>· 명시적O 묵시적O / 침묵·불분명한 진술X</w:t>
            </w:r>
          </w:p>
          <w:p>
            <w:pPr>
              <w:pBdr>
                <w:left w:val="thick" w:color="2E75B6" w:sz="14"/>
              </w:pBdr>
              <w:shd w:fill="EBEBEB" w:val="clear"/>
              <w:spacing w:after="40" w:before="40"/>
              <w:ind w:left="80" w:right="60"/>
              <w:rPr>
                <w:ins w:id="301" w:author="Claude" w:date="2026-05-10T00:00:00Z"/>
              </w:rPr>
            </w:pPr>
            <w:ins w:id="302" w:author="Claude" w:date="2026-05-10T00:00:00Z">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법원에 제출되어 상대방에게 송달된 준비서면에 자백에 해당하는 내용이 기재되어 있는 경우, 그것이 변론기일에서 진술 또는 ‘진술간주’되어야 재판상 자백이 성립한다고 보아 변론에서 진술된 경우돌 아니라, 자백하는 취지의 서면이 진술간주되어도 재판상 자백이 성립한다고 보는 </w:t>
              </w:r>
              <w:r>
                <w:rPr>
                  <w:rFonts w:ascii="맑은 고딕" w:cs="맑은 고딕" w:eastAsia="맑은 고딕" w:hAnsi="맑은 고딕"/>
                  <w:b/>
                  <w:bCs/>
                  <w:color w:val="C00000"/>
                  <w:sz w:val="13"/>
                  <w:szCs w:val="13"/>
                </w:rPr>
                <w:t xml:space="preserve">&lt;재판상 자백설&gt;</w:t>
              </w:r>
              <w:r>
                <w:rPr>
                  <w:rFonts w:ascii="맑은 고딕" w:cs="맑은 고딕" w:eastAsia="맑은 고딕" w:hAnsi="맑은 고딕"/>
                  <w:sz w:val="13"/>
                  <w:szCs w:val="13"/>
                </w:rPr>
                <w:t>의 입장이다</w:t>
              </w:r>
            </w:ins>
          </w:p>
          <w:p>
            <w:pPr>
              <w:spacing w:after="20" w:before="20"/>
              <w:ind w:left="160"/>
            </w:pPr>
            <w:r>
              <w:rPr>
                <w:rFonts w:ascii="맑은 고딕" w:cs="맑은 고딕" w:eastAsia="맑은 고딕" w:hAnsi="맑은 고딕"/>
                <w:sz w:val="14"/>
                <w:szCs w:val="14"/>
              </w:rPr>
              <w:t>· 불리한 사실 기준:</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상대방이 증명책임을 지는 사실뿐만 아니라 자기가 증명책임을 지는 사실도 패소될 가능성이 있으면 자기에게 불리한 사실 → </w:t>
            </w:r>
            <w:r>
              <w:rPr>
                <w:rFonts w:ascii="맑은 고딕" w:cs="맑은 고딕" w:eastAsia="맑은 고딕" w:hAnsi="맑은 고딕"/>
                <w:b/>
                <w:bCs/>
                <w:color w:val="C00000"/>
                <w:sz w:val="13"/>
                <w:szCs w:val="13"/>
              </w:rPr>
              <w:t xml:space="preserve">&lt;패소가능성설&gt;</w:t>
            </w:r>
          </w:p>
          <w:p>
            <w:pPr>
              <w:spacing w:after="20" w:before="20"/>
              <w:ind w:left="160"/>
            </w:pPr>
            <w:r>
              <w:rPr>
                <w:rFonts w:ascii="맑은 고딕" w:cs="맑은 고딕" w:eastAsia="맑은 고딕" w:hAnsi="맑은 고딕"/>
                <w:sz w:val="14"/>
                <w:szCs w:val="14"/>
              </w:rPr>
              <w:t>· 주요사실O / 간접사실·보조사실X / 사실의 주장O / 법률상의 주장X</w:t>
            </w:r>
          </w:p>
          <w:p>
            <w:pPr>
              <w:pBdr>
                <w:bottom w:val="single" w:color="BDD7EE" w:sz="2"/>
              </w:pBdr>
              <w:spacing w:after="20" w:before="60"/>
            </w:pPr>
            <w:r>
              <w:rPr>
                <w:rFonts w:ascii="맑은 고딕" w:cs="맑은 고딕" w:eastAsia="맑은 고딕" w:hAnsi="맑은 고딕"/>
                <w:b/>
                <w:bCs/>
                <w:color w:val="1F3864"/>
                <w:sz w:val="15"/>
                <w:szCs w:val="15"/>
              </w:rPr>
              <w:t xml:space="preserve">② 선행자백</w:t>
            </w:r>
          </w:p>
          <w:p>
            <w:pPr>
              <w:spacing w:after="20" w:before="20"/>
              <w:ind w:left="160"/>
            </w:pPr>
            <w:r>
              <w:rPr>
                <w:rFonts w:ascii="맑은 고딕" w:cs="맑은 고딕" w:eastAsia="맑은 고딕" w:hAnsi="맑은 고딕"/>
                <w:b/>
                <w:bCs/>
                <w:color w:val="2E75B6"/>
                <w:sz w:val="14"/>
                <w:szCs w:val="14"/>
              </w:rPr>
              <w:t xml:space="preserve">▶원칙 </w:t>
            </w:r>
            <w:r>
              <w:rPr>
                <w:rFonts w:ascii="맑은 고딕" w:cs="맑은 고딕" w:eastAsia="맑은 고딕" w:hAnsi="맑은 고딕"/>
                <w:sz w:val="14"/>
                <w:szCs w:val="14"/>
              </w:rPr>
              <w:t xml:space="preserve">상대방 원용 前: 자백 아님 → 철회O, 모순 진술 자유, 소송자료에서 제거</w:t>
            </w:r>
          </w:p>
          <w:p>
            <w:pPr>
              <w:spacing w:after="20" w:before="20"/>
              <w:ind w:left="160"/>
            </w:pPr>
            <w:r>
              <w:rPr>
                <w:rFonts w:ascii="맑은 고딕" w:cs="맑은 고딕" w:eastAsia="맑은 고딕" w:hAnsi="맑은 고딕"/>
                <w:b/>
                <w:bCs/>
                <w:color w:val="C00000"/>
                <w:sz w:val="14"/>
                <w:szCs w:val="14"/>
              </w:rPr>
              <w:t xml:space="preserve">▶예외 </w:t>
            </w:r>
            <w:r>
              <w:rPr>
                <w:rFonts w:ascii="맑은 고딕" w:cs="맑은 고딕" w:eastAsia="맑은 고딕" w:hAnsi="맑은 고딕"/>
                <w:sz w:val="14"/>
                <w:szCs w:val="14"/>
              </w:rPr>
              <w:t xml:space="preserve">상대방 원용 後: 재판상 자백 성립 → 당사자 구속O(철회X), 법원 구속O</w:t>
            </w:r>
          </w:p>
          <w:p>
            <w:pPr>
              <w:pBdr>
                <w:bottom w:val="single" w:color="BDD7EE" w:sz="2"/>
              </w:pBdr>
              <w:spacing w:after="20" w:before="60"/>
            </w:pPr>
            <w:r>
              <w:rPr>
                <w:rFonts w:ascii="맑은 고딕" w:cs="맑은 고딕" w:eastAsia="맑은 고딕" w:hAnsi="맑은 고딕"/>
                <w:b/>
                <w:bCs/>
                <w:color w:val="1F3864"/>
                <w:sz w:val="15"/>
                <w:szCs w:val="15"/>
              </w:rPr>
              <w:t xml:space="preserve">③ 철회 예외 [형·동·착·경]</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b/>
                <w:bCs/>
                <w:color w:val="C00000"/>
                <w:sz w:val="13"/>
                <w:szCs w:val="13"/>
              </w:rPr>
              <w:t xml:space="preserve">&lt;상대방의 동의&gt;</w:t>
            </w:r>
            <w:r>
              <w:rPr>
                <w:rFonts w:ascii="맑은 고딕" w:cs="맑은 고딕" w:eastAsia="맑은 고딕" w:hAnsi="맑은 고딕"/>
                <w:sz w:val="13"/>
                <w:szCs w:val="13"/>
              </w:rPr>
              <w:t xml:space="preserve">가 있을 때 / 자백이 제3자의 </w:t>
            </w:r>
            <w:r>
              <w:rPr>
                <w:rFonts w:ascii="맑은 고딕" w:cs="맑은 고딕" w:eastAsia="맑은 고딕" w:hAnsi="맑은 고딕"/>
                <w:b/>
                <w:bCs/>
                <w:color w:val="C00000"/>
                <w:sz w:val="13"/>
                <w:szCs w:val="13"/>
              </w:rPr>
              <w:t xml:space="preserve">&lt;형사상 처벌할 행위로 인한 때(제451조 1항 5호)&gt;</w:t>
            </w:r>
            <w:r>
              <w:rPr>
                <w:rFonts w:ascii="맑은 고딕" w:cs="맑은 고딕" w:eastAsia="맑은 고딕" w:hAnsi="맑은 고딕"/>
                <w:sz w:val="13"/>
                <w:szCs w:val="13"/>
              </w:rPr>
              <w:t xml:space="preserve"> / 자백이 </w:t>
            </w:r>
            <w:r>
              <w:rPr>
                <w:rFonts w:ascii="맑은 고딕" w:cs="맑은 고딕" w:eastAsia="맑은 고딕" w:hAnsi="맑은 고딕"/>
                <w:b/>
                <w:bCs/>
                <w:color w:val="C00000"/>
                <w:sz w:val="13"/>
                <w:szCs w:val="13"/>
              </w:rPr>
              <w:t xml:space="preserve">&lt;진실에 반하고 착오로 인한 것임을 증명&gt;</w:t>
            </w:r>
            <w:r>
              <w:rPr>
                <w:rFonts w:ascii="맑은 고딕" w:cs="맑은 고딕" w:eastAsia="맑은 고딕" w:hAnsi="맑은 고딕"/>
                <w:sz w:val="13"/>
                <w:szCs w:val="13"/>
              </w:rPr>
              <w:t xml:space="preserve">한 때(제288조 단서) / </w:t>
            </w:r>
            <w:r>
              <w:rPr>
                <w:rFonts w:ascii="맑은 고딕" w:cs="맑은 고딕" w:eastAsia="맑은 고딕" w:hAnsi="맑은 고딕"/>
                <w:b/>
                <w:bCs/>
                <w:color w:val="C00000"/>
                <w:sz w:val="13"/>
                <w:szCs w:val="13"/>
              </w:rPr>
              <w:t xml:space="preserve">&lt;소송대리인의 자백을 당사자가 경정&gt;</w:t>
            </w:r>
            <w:r>
              <w:rPr>
                <w:rFonts w:ascii="맑은 고딕" w:cs="맑은 고딕" w:eastAsia="맑은 고딕" w:hAnsi="맑은 고딕"/>
                <w:sz w:val="13"/>
                <w:szCs w:val="13"/>
              </w:rPr>
              <w:t xml:space="preserve">할 때(제94조)</w:t>
            </w:r>
          </w:p>
          <w:p>
            <w:pPr>
              <w:spacing w:after="20" w:before="20"/>
              <w:ind w:left="160"/>
            </w:pPr>
            <w:r>
              <w:rPr>
                <w:rFonts w:ascii="맑은 고딕" w:cs="맑은 고딕" w:eastAsia="맑은 고딕" w:hAnsi="맑은 고딕"/>
                <w:sz w:val="14"/>
                <w:szCs w:val="14"/>
              </w:rPr>
              <w:t>· 착오 주의: 반진실 + 착오 '모두' 증명 必 / 반진실 증명만으로 착오 추정X</w:t>
            </w:r>
          </w:p>
          <w:p>
            <w:pPr>
              <w:spacing w:after="20" w:before="20"/>
              <w:ind w:left="160"/>
            </w:pPr>
            <w:r>
              <w:rPr>
                <w:rFonts w:ascii="맑은 고딕" w:cs="맑은 고딕" w:eastAsia="맑은 고딕" w:hAnsi="맑은 고딕"/>
                <w:sz w:val="14"/>
                <w:szCs w:val="14"/>
              </w:rPr>
              <w:t>· 단, 반진실이 증명된 경우라면 변론 전체 취지로 착오 인정 가능</w:t>
            </w:r>
          </w:p>
          <w:p>
            <w:pPr>
              <w:spacing w:after="20" w:before="20"/>
              <w:ind w:left="160"/>
            </w:pPr>
            <w:r>
              <w:rPr>
                <w:rFonts w:ascii="맑은 고딕" w:cs="맑은 고딕" w:eastAsia="맑은 고딕" w:hAnsi="맑은 고딕"/>
                <w:sz w:val="14"/>
                <w:szCs w:val="14"/>
              </w:rPr>
              <w:t>· 철회는 묵시적으로도 가능 (종전 자백과 배치되는 사실 주장)</w:t>
            </w:r>
          </w:p>
          <w:p>
            <w:pPr>
              <w:pBdr>
                <w:bottom w:val="single" w:color="BDD7EE" w:sz="2"/>
              </w:pBdr>
              <w:spacing w:after="20" w:before="60"/>
            </w:pPr>
            <w:r>
              <w:rPr>
                <w:rFonts w:ascii="맑은 고딕" w:cs="맑은 고딕" w:eastAsia="맑은 고딕" w:hAnsi="맑은 고딕"/>
                <w:b/>
                <w:bCs/>
                <w:color w:val="1F3864"/>
                <w:sz w:val="15"/>
                <w:szCs w:val="15"/>
              </w:rPr>
              <w:t xml:space="preserve">④ 권리자백 [압축진술·선결관계]</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상대방 주장의 법률상의 진술 또는 의견에 대한 자기에게 불리한 진술</w:t>
            </w:r>
          </w:p>
          <w:p>
            <w:pPr>
              <w:spacing w:after="20" w:before="20"/>
              <w:ind w:left="160"/>
            </w:pPr>
            <w:r>
              <w:rPr>
                <w:rFonts w:ascii="맑은 고딕" w:cs="맑은 고딕" w:eastAsia="맑은 고딕" w:hAnsi="맑은 고딕"/>
                <w:sz w:val="14"/>
                <w:szCs w:val="14"/>
              </w:rPr>
              <w:t>· 법규 존부·해석X / 사실에 대한 법적 판단·평가X (예: 이행불능 주장 → 철회자유)</w:t>
            </w:r>
          </w:p>
          <w:p>
            <w:pPr>
              <w:spacing w:after="20" w:before="20"/>
              <w:ind w:left="160"/>
            </w:pPr>
            <w:r>
              <w:rPr>
                <w:rFonts w:ascii="맑은 고딕" w:cs="맑은 고딕" w:eastAsia="맑은 고딕" w:hAnsi="맑은 고딕"/>
                <w:sz w:val="14"/>
                <w:szCs w:val="14"/>
              </w:rPr>
              <w:t xml:space="preserve">· 법률적 사실의 진술(매매·소비대차 등 압축진술) → 재판상 자백 </w:t>
            </w:r>
            <w:r>
              <w:rPr>
                <w:rFonts w:ascii="맑은 고딕" w:cs="맑은 고딕" w:eastAsia="맑은 고딕" w:hAnsi="맑은 고딕"/>
                <w:b/>
                <w:bCs/>
                <w:color w:val="C00000"/>
                <w:sz w:val="14"/>
                <w:szCs w:val="14"/>
              </w:rPr>
              <w:t xml:space="preserve">&lt;구속력 인정&gt;</w:t>
            </w:r>
          </w:p>
          <w:p>
            <w:pPr>
              <w:spacing w:after="20" w:before="20"/>
              <w:ind w:left="160"/>
            </w:pPr>
            <w:r>
              <w:rPr>
                <w:rFonts w:ascii="맑은 고딕" w:cs="맑은 고딕" w:eastAsia="맑은 고딕" w:hAnsi="맑은 고딕"/>
                <w:sz w:val="14"/>
                <w:szCs w:val="14"/>
              </w:rPr>
              <w:t>· 선결적 법률관계 진술(예: 소유권 인정) → 재판상 자백O</w:t>
            </w:r>
          </w:p>
          <w:p>
            <w:pPr>
              <w:pBdr>
                <w:bottom w:val="single" w:color="BDD7EE" w:sz="2"/>
              </w:pBdr>
              <w:spacing w:after="20" w:before="60"/>
            </w:pPr>
            <w:r>
              <w:rPr>
                <w:rFonts w:ascii="맑은 고딕" w:cs="맑은 고딕" w:eastAsia="맑은 고딕" w:hAnsi="맑은 고딕"/>
                <w:b/>
                <w:bCs/>
                <w:color w:val="1F3864"/>
                <w:sz w:val="15"/>
                <w:szCs w:val="15"/>
              </w:rPr>
              <w:t xml:space="preserve">⑤ 자백간주 (제150조) [법원구속O / 당사자구속X / 철회O]</w:t>
            </w:r>
          </w:p>
          <w:p>
            <w:pPr>
              <w:spacing w:after="20" w:before="20"/>
              <w:ind w:left="160"/>
            </w:pPr>
            <w:r>
              <w:rPr>
                <w:rFonts w:ascii="맑은 고딕" w:cs="맑은 고딕" w:eastAsia="맑은 고딕" w:hAnsi="맑은 고딕"/>
                <w:sz w:val="14"/>
                <w:szCs w:val="14"/>
              </w:rPr>
              <w:t>· ① 명백히 다투지 않은 경우 (변론 전체 취지로 다툰 것 인정되면 성립X)</w:t>
            </w:r>
          </w:p>
          <w:p>
            <w:pPr>
              <w:spacing w:after="20" w:before="20"/>
              <w:ind w:left="160"/>
            </w:pPr>
            <w:r>
              <w:rPr>
                <w:rFonts w:ascii="맑은 고딕" w:cs="맑은 고딕" w:eastAsia="맑은 고딕" w:hAnsi="맑은 고딕"/>
                <w:sz w:val="14"/>
                <w:szCs w:val="14"/>
              </w:rPr>
              <w:t>· ② 불출석: 통상의 송달O + 다투는 서면 제출X + 기일 불출석</w:t>
            </w:r>
          </w:p>
          <w:p>
            <w:pPr>
              <w:spacing w:after="20" w:before="20"/>
              <w:ind w:left="160"/>
            </w:pPr>
            <w:r>
              <w:rPr>
                <w:rFonts w:ascii="맑은 고딕" w:cs="맑은 고딕" w:eastAsia="맑은 고딕" w:hAnsi="맑은 고딕"/>
                <w:sz w:val="14"/>
                <w:szCs w:val="14"/>
              </w:rPr>
              <w:t>· 효과: 법원 구속O / 당사자 구속X → 사실심 변론종결 전까지 철회 가능</w:t>
            </w:r>
          </w:p>
          <w:p>
            <w:pPr>
              <w:pBdr>
                <w:bottom w:val="single" w:color="BDD7EE" w:sz="2"/>
              </w:pBdr>
              <w:spacing w:after="20" w:before="60"/>
            </w:pPr>
            <w:r>
              <w:rPr>
                <w:rFonts w:ascii="맑은 고딕" w:cs="맑은 고딕" w:eastAsia="맑은 고딕" w:hAnsi="맑은 고딕"/>
                <w:b/>
                <w:bCs/>
                <w:color w:val="1F3864"/>
                <w:sz w:val="15"/>
                <w:szCs w:val="15"/>
              </w:rPr>
              <w:t xml:space="preserve">⑥ 현저한 사실 [주장책임 적용]</w:t>
            </w:r>
          </w:p>
          <w:p>
            <w:pPr>
              <w:spacing w:after="20" w:before="20"/>
              <w:ind w:left="160"/>
            </w:pPr>
            <w:r>
              <w:rPr>
                <w:rFonts w:ascii="맑은 고딕" w:cs="맑은 고딕" w:eastAsia="맑은 고딕" w:hAnsi="맑은 고딕"/>
                <w:sz w:val="14"/>
                <w:szCs w:val="14"/>
              </w:rPr>
              <w:t>· 공지의 사실 + 법원에 현저한 사실 → 증명 불요</w:t>
            </w:r>
          </w:p>
          <w:p>
            <w:pPr>
              <w:spacing w:after="20" w:before="20"/>
              <w:ind w:left="160"/>
            </w:pPr>
            <w:r>
              <w:rPr>
                <w:rFonts w:ascii="맑은 고딕" w:cs="맑은 고딕" w:eastAsia="맑은 고딕" w:hAnsi="맑은 고딕"/>
                <w:sz w:val="14"/>
                <w:szCs w:val="14"/>
              </w:rPr>
              <w:t>· 현저한 사실에도 주장책임 적용 → 당사자 주장 없으면 판결 기초 삼을 수 없음</w:t>
            </w:r>
          </w:p>
          <w:p>
            <w:pPr>
              <w:spacing w:after="20" w:before="20"/>
              <w:ind w:left="160"/>
            </w:pPr>
            <w:r>
              <w:rPr>
                <w:rFonts w:ascii="맑은 고딕" w:cs="맑은 고딕" w:eastAsia="맑은 고딕" w:hAnsi="맑은 고딕"/>
                <w:sz w:val="14"/>
                <w:szCs w:val="14"/>
              </w:rPr>
              <w:t>· 현저한 사실에 반하는 자백 → 효력 부정</w:t>
            </w:r>
          </w:p>
          <w:p>
            <w:pPr>
              <w:spacing w:after="10" w:before="10"/>
              <w:ind w:left="260"/>
            </w:pPr>
            <w:r>
              <w:rPr>
                <w:rFonts w:ascii="맑은 고딕" w:cs="맑은 고딕" w:eastAsia="맑은 고딕" w:hAnsi="맑은 고딕"/>
                <w:i/>
                <w:iCs/>
                <w:color w:val="555555"/>
                <w:sz w:val="12"/>
                <w:szCs w:val="12"/>
              </w:rPr>
              <w:t xml:space="preserve">관련 민사판결 이유 속 사실관계까지 법원에 현저한 사실 아님</w:t>
            </w:r>
          </w:p>
          <w:p>
            <w:pPr>
              <w:pBdr>
                <w:bottom w:val="single" w:color="DDDDDD" w:sz="2"/>
              </w:pBdr>
              <w:spacing w:after="10" w:before="50"/>
            </w:pPr>
          </w:p>
          <w:p>
            <w:pPr>
              <w:spacing w:after="0" w:before="30"/>
            </w:pPr>
          </w:p>
          <w:p>
            <w:pPr>
              <w:shd w:fill="2D5016" w:val="clear"/>
              <w:spacing w:after="30" w:before="80"/>
            </w:pPr>
            <w:r>
              <w:rPr>
                <w:rFonts w:ascii="맑은 고딕" w:cs="맑은 고딕" w:eastAsia="맑은 고딕" w:hAnsi="맑은 고딕"/>
                <w:b/>
                <w:bCs/>
                <w:color w:val="FFFFFF"/>
                <w:sz w:val="18"/>
                <w:szCs w:val="18"/>
              </w:rPr>
              <w:t xml:space="preserve">【논점 28】 증거조사의 개시 ★★★</w:t>
            </w:r>
          </w:p>
          <w:p>
            <w:pPr>
              <w:pBdr>
                <w:bottom w:val="single" w:color="BDD7EE" w:sz="2"/>
              </w:pBdr>
              <w:spacing w:after="20" w:before="60"/>
            </w:pPr>
            <w:r>
              <w:rPr>
                <w:rFonts w:ascii="맑은 고딕" w:cs="맑은 고딕" w:eastAsia="맑은 고딕" w:hAnsi="맑은 고딕"/>
                <w:b/>
                <w:bCs/>
                <w:color w:val="1F3864"/>
                <w:sz w:val="15"/>
                <w:szCs w:val="15"/>
              </w:rPr>
              <w:t xml:space="preserve">① 위법수집증거 증거능력 [긍정설 + 검증방법]</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자유심증주의 하에서 상대방 부지 중 비밀리에 녹음하였다는 이유만으로 녹음테이프가 증거능력 없다고 단정할 수 없다 → </w:t>
            </w:r>
            <w:r>
              <w:rPr>
                <w:rFonts w:ascii="맑은 고딕" w:cs="맑은 고딕" w:eastAsia="맑은 고딕" w:hAnsi="맑은 고딕"/>
                <w:b/>
                <w:bCs/>
                <w:color w:val="C00000"/>
                <w:sz w:val="13"/>
                <w:szCs w:val="13"/>
              </w:rPr>
              <w:t xml:space="preserve">&lt;긍정설&gt;</w:t>
            </w:r>
          </w:p>
          <w:p>
            <w:pPr>
              <w:spacing w:after="20" w:before="20"/>
              <w:ind w:left="160"/>
            </w:pPr>
            <w:r>
              <w:rPr>
                <w:rFonts w:ascii="맑은 고딕" w:cs="맑은 고딕" w:eastAsia="맑은 고딕" w:hAnsi="맑은 고딕"/>
                <w:sz w:val="14"/>
                <w:szCs w:val="14"/>
              </w:rPr>
              <w:t xml:space="preserve">· 증거조사방법: '녹음테이프는 검증 방법으로 조사' → </w:t>
            </w:r>
            <w:r>
              <w:rPr>
                <w:rFonts w:ascii="맑은 고딕" w:cs="맑은 고딕" w:eastAsia="맑은 고딕" w:hAnsi="맑은 고딕"/>
                <w:b/>
                <w:bCs/>
                <w:color w:val="C00000"/>
                <w:sz w:val="14"/>
                <w:szCs w:val="14"/>
              </w:rPr>
              <w:t xml:space="preserve">&lt;검증설&gt;</w:t>
            </w:r>
          </w:p>
          <w:p>
            <w:pPr>
              <w:pBdr>
                <w:bottom w:val="single" w:color="BDD7EE" w:sz="2"/>
              </w:pBdr>
              <w:spacing w:after="20" w:before="60"/>
            </w:pPr>
            <w:r>
              <w:rPr>
                <w:rFonts w:ascii="맑은 고딕" w:cs="맑은 고딕" w:eastAsia="맑은 고딕" w:hAnsi="맑은 고딕"/>
                <w:b/>
                <w:bCs/>
                <w:color w:val="1F3864"/>
                <w:sz w:val="15"/>
                <w:szCs w:val="15"/>
              </w:rPr>
              <w:t xml:space="preserve">② 유일한 증거 [쟁점단위·전심급·본증·주요사실]</w:t>
            </w:r>
          </w:p>
          <w:p>
            <w:pPr>
              <w:spacing w:after="20" w:before="20"/>
              <w:ind w:left="160"/>
            </w:pPr>
            <w:r>
              <w:rPr>
                <w:rFonts w:ascii="맑은 고딕" w:cs="맑은 고딕" w:eastAsia="맑은 고딕" w:hAnsi="맑은 고딕"/>
                <w:sz w:val="14"/>
                <w:szCs w:val="14"/>
              </w:rPr>
              <w:t xml:space="preserve">· 판단기준: 사건 전체X → </w:t>
            </w:r>
            <w:r>
              <w:rPr>
                <w:rFonts w:ascii="맑은 고딕" w:cs="맑은 고딕" w:eastAsia="맑은 고딕" w:hAnsi="맑은 고딕"/>
                <w:b/>
                <w:bCs/>
                <w:color w:val="C00000"/>
                <w:sz w:val="14"/>
                <w:szCs w:val="14"/>
              </w:rPr>
              <w:t xml:space="preserve">&lt;쟁점단위&gt;</w:t>
            </w:r>
            <w:r>
              <w:rPr>
                <w:rFonts w:ascii="맑은 고딕" w:cs="맑은 고딕" w:eastAsia="맑은 고딕" w:hAnsi="맑은 고딕"/>
                <w:sz w:val="14"/>
                <w:szCs w:val="14"/>
              </w:rPr>
              <w:t xml:space="preserve">로 / </w:t>
            </w:r>
            <w:r>
              <w:rPr>
                <w:rFonts w:ascii="맑은 고딕" w:cs="맑은 고딕" w:eastAsia="맑은 고딕" w:hAnsi="맑은 고딕"/>
                <w:b/>
                <w:bCs/>
                <w:color w:val="C00000"/>
                <w:sz w:val="14"/>
                <w:szCs w:val="14"/>
              </w:rPr>
              <w:t xml:space="preserve">&lt;전심급&gt;</w:t>
            </w:r>
            <w:r>
              <w:rPr>
                <w:rFonts w:ascii="맑은 고딕" w:cs="맑은 고딕" w:eastAsia="맑은 고딕" w:hAnsi="맑은 고딕"/>
                <w:sz w:val="14"/>
                <w:szCs w:val="14"/>
              </w:rPr>
              <w:t xml:space="preserve">을 통관하여</w:t>
            </w:r>
          </w:p>
          <w:p>
            <w:pPr>
              <w:spacing w:after="20" w:before="20"/>
              <w:ind w:left="160"/>
            </w:pPr>
            <w:r>
              <w:rPr>
                <w:rFonts w:ascii="맑은 고딕" w:cs="맑은 고딕" w:eastAsia="맑은 고딕" w:hAnsi="맑은 고딕"/>
                <w:sz w:val="14"/>
                <w:szCs w:val="14"/>
              </w:rPr>
              <w:t>· 여러 개 신청해도 이미 조사한 증거 없으면 유일한 증거</w:t>
            </w:r>
          </w:p>
          <w:p>
            <w:pPr>
              <w:spacing w:after="20" w:before="20"/>
              <w:ind w:left="160"/>
            </w:pPr>
            <w:r>
              <w:rPr>
                <w:rFonts w:ascii="맑은 고딕" w:cs="맑은 고딕" w:eastAsia="맑은 고딕" w:hAnsi="맑은 고딕"/>
                <w:sz w:val="14"/>
                <w:szCs w:val="14"/>
              </w:rPr>
              <w:t>· 주요사실O / 간접사실·보조사실X (단, 문서 진정성립에는 적용O)</w:t>
            </w:r>
          </w:p>
          <w:p>
            <w:pPr>
              <w:spacing w:after="20" w:before="20"/>
              <w:ind w:left="160"/>
            </w:pPr>
            <w:r>
              <w:rPr>
                <w:rFonts w:ascii="맑은 고딕" w:cs="맑은 고딕" w:eastAsia="맑은 고딕" w:hAnsi="맑은 고딕"/>
                <w:sz w:val="14"/>
                <w:szCs w:val="14"/>
              </w:rPr>
              <w:t xml:space="preserve">· 유일한 증거 = </w:t>
            </w:r>
            <w:r>
              <w:rPr>
                <w:rFonts w:ascii="맑은 고딕" w:cs="맑은 고딕" w:eastAsia="맑은 고딕" w:hAnsi="맑은 고딕"/>
                <w:b/>
                <w:bCs/>
                <w:color w:val="C00000"/>
                <w:sz w:val="14"/>
                <w:szCs w:val="14"/>
              </w:rPr>
              <w:t xml:space="preserve">&lt;본증&gt;</w:t>
            </w:r>
            <w:r>
              <w:rPr>
                <w:rFonts w:ascii="맑은 고딕" w:cs="맑은 고딕" w:eastAsia="맑은 고딕" w:hAnsi="맑은 고딕"/>
                <w:sz w:val="14"/>
                <w:szCs w:val="14"/>
              </w:rPr>
              <w:t xml:space="preserve">만 해당, 반증X</w:t>
            </w:r>
          </w:p>
          <w:p>
            <w:pPr>
              <w:spacing w:after="20" w:before="20"/>
              <w:ind w:left="160"/>
            </w:pPr>
            <w:r>
              <w:rPr>
                <w:rFonts w:ascii="맑은 고딕" w:cs="맑은 고딕" w:eastAsia="맑은 고딕" w:hAnsi="맑은 고딕"/>
                <w:sz w:val="14"/>
                <w:szCs w:val="14"/>
              </w:rPr>
              <w:t>· 효과: 반드시 조사해야 함 → 미조사 시 채증법칙 위반으로 상고이유↑</w:t>
            </w:r>
          </w:p>
          <w:p>
            <w:pPr>
              <w:pBdr>
                <w:bottom w:val="single" w:color="BDD7EE" w:sz="2"/>
              </w:pBdr>
              <w:spacing w:after="20" w:before="60"/>
            </w:pPr>
            <w:r>
              <w:rPr>
                <w:rFonts w:ascii="맑은 고딕" w:cs="맑은 고딕" w:eastAsia="맑은 고딕" w:hAnsi="맑은 고딕"/>
                <w:b/>
                <w:bCs/>
                <w:color w:val="1F3864"/>
                <w:sz w:val="15"/>
                <w:szCs w:val="15"/>
              </w:rPr>
              <w:t xml:space="preserve">③ 증인신문</w:t>
            </w:r>
          </w:p>
          <w:p>
            <w:pPr>
              <w:spacing w:after="20" w:before="20"/>
              <w:ind w:left="160"/>
            </w:pPr>
            <w:r>
              <w:rPr>
                <w:rFonts w:ascii="맑은 고딕" w:cs="맑은 고딕" w:eastAsia="맑은 고딕" w:hAnsi="맑은 고딕"/>
                <w:sz w:val="14"/>
                <w:szCs w:val="14"/>
              </w:rPr>
              <w:t>· 주신문: 유도신문 금지 / 반대신문: 유도신문 허용</w:t>
            </w:r>
          </w:p>
          <w:p>
            <w:pPr>
              <w:spacing w:after="20" w:before="20"/>
              <w:ind w:left="160"/>
            </w:pPr>
            <w:r>
              <w:rPr>
                <w:rFonts w:ascii="맑은 고딕" w:cs="맑은 고딕" w:eastAsia="맑은 고딕" w:hAnsi="맑은 고딕"/>
                <w:sz w:val="14"/>
                <w:szCs w:val="14"/>
              </w:rPr>
              <w:t>· 신문순서: 주신문 → 반대신문 → 재주신문 → (재판장 허가 후 추가)</w:t>
            </w:r>
          </w:p>
          <w:p>
            <w:pPr>
              <w:spacing w:after="20" w:before="20"/>
              <w:ind w:left="160"/>
            </w:pPr>
            <w:r>
              <w:rPr>
                <w:rFonts w:ascii="맑은 고딕" w:cs="맑은 고딕" w:eastAsia="맑은 고딕" w:hAnsi="맑은 고딕"/>
                <w:sz w:val="14"/>
                <w:szCs w:val="14"/>
              </w:rPr>
              <w:t>· 감정증인: 경험 보고 → 증인 절차로 조사 (감정인 X)</w:t>
            </w:r>
          </w:p>
          <w:p>
            <w:pPr>
              <w:spacing w:after="20" w:before="20"/>
              <w:ind w:left="160"/>
            </w:pPr>
            <w:r>
              <w:rPr>
                <w:rFonts w:ascii="맑은 고딕" w:cs="맑은 고딕" w:eastAsia="맑은 고딕" w:hAnsi="맑은 고딕"/>
                <w:sz w:val="14"/>
                <w:szCs w:val="14"/>
              </w:rPr>
              <w:t xml:space="preserve">· 증인진술서: 반대신문권 포기 + 진정성립 다투지 않으면 → </w:t>
            </w:r>
            <w:r>
              <w:rPr>
                <w:rFonts w:ascii="맑은 고딕" w:cs="맑은 고딕" w:eastAsia="맑은 고딕" w:hAnsi="맑은 고딕"/>
                <w:b/>
                <w:bCs/>
                <w:color w:val="C00000"/>
                <w:sz w:val="14"/>
                <w:szCs w:val="14"/>
              </w:rPr>
              <w:t xml:space="preserve">&lt;서증&gt;</w:t>
            </w:r>
            <w:r>
              <w:rPr>
                <w:rFonts w:ascii="맑은 고딕" w:cs="맑은 고딕" w:eastAsia="맑은 고딕" w:hAnsi="맑은 고딕"/>
                <w:sz w:val="14"/>
                <w:szCs w:val="14"/>
              </w:rPr>
              <w:t xml:space="preserve">으로 채택O</w:t>
            </w:r>
          </w:p>
          <w:p>
            <w:pPr>
              <w:spacing w:after="20" w:before="20"/>
              <w:ind w:left="160"/>
            </w:pPr>
            <w:r>
              <w:rPr>
                <w:rFonts w:ascii="맑은 고딕" w:cs="맑은 고딕" w:eastAsia="맑은 고딕" w:hAnsi="맑은 고딕"/>
                <w:sz w:val="14"/>
                <w:szCs w:val="14"/>
              </w:rPr>
              <w:t>· 위증죄: 14세 미만 → 선서X / 비밀 면제된 경우 → 증언거부권X</w:t>
            </w:r>
          </w:p>
          <w:p>
            <w:pPr>
              <w:pBdr>
                <w:bottom w:val="single" w:color="BDD7EE" w:sz="2"/>
              </w:pBdr>
              <w:spacing w:after="20" w:before="60"/>
            </w:pPr>
            <w:r>
              <w:rPr>
                <w:rFonts w:ascii="맑은 고딕" w:cs="맑은 고딕" w:eastAsia="맑은 고딕" w:hAnsi="맑은 고딕"/>
                <w:b/>
                <w:bCs/>
                <w:color w:val="1F3864"/>
                <w:sz w:val="15"/>
                <w:szCs w:val="15"/>
              </w:rPr>
              <w:t xml:space="preserve">④ 당사자신문 [보충성 폐지]</w:t>
            </w:r>
          </w:p>
          <w:p>
            <w:pPr>
              <w:spacing w:after="20" w:before="20"/>
              <w:ind w:left="160"/>
            </w:pPr>
            <w:r>
              <w:rPr>
                <w:rFonts w:ascii="맑은 고딕" w:cs="맑은 고딕" w:eastAsia="맑은 고딕" w:hAnsi="맑은 고딕"/>
                <w:sz w:val="14"/>
                <w:szCs w:val="14"/>
              </w:rPr>
              <w:t>· 개정법: 보충성 폐지 → 다른 증거 있어도 당사자신문 허용</w:t>
            </w:r>
          </w:p>
          <w:p>
            <w:pPr>
              <w:spacing w:after="20" w:before="20"/>
              <w:ind w:left="160"/>
            </w:pPr>
            <w:r>
              <w:rPr>
                <w:rFonts w:ascii="맑은 고딕" w:cs="맑은 고딕" w:eastAsia="맑은 고딕" w:hAnsi="맑은 고딕"/>
                <w:sz w:val="14"/>
                <w:szCs w:val="14"/>
              </w:rPr>
              <w:t>· 당사자신문 결과만으로 주요사실 인정 가능</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정당한 사유 없이 불출석 등 → 신문사항에 관한 상대방 주장을 진실로 인정할 수 있음 → </w:t>
            </w:r>
            <w:r>
              <w:rPr>
                <w:rFonts w:ascii="맑은 고딕" w:cs="맑은 고딕" w:eastAsia="맑은 고딕" w:hAnsi="맑은 고딕"/>
                <w:b/>
                <w:bCs/>
                <w:color w:val="C00000"/>
                <w:sz w:val="13"/>
                <w:szCs w:val="13"/>
              </w:rPr>
              <w:t xml:space="preserve">&lt;자유심증설&gt;</w:t>
            </w:r>
            <w:r>
              <w:rPr>
                <w:rFonts w:ascii="맑은 고딕" w:cs="맑은 고딕" w:eastAsia="맑은 고딕" w:hAnsi="맑은 고딕"/>
                <w:sz w:val="13"/>
                <w:szCs w:val="13"/>
              </w:rPr>
              <w:t xml:space="preserve"> (요증사실 당연인정 아님)</w:t>
            </w:r>
          </w:p>
        </w:tc>
        <w:tc>
          <w:tcPr>
            <w:tcW w:type="dxa" w:w="5303"/>
            <w:tcBorders>
              <w:top w:val="none" w:color="FFFFFF" w:sz="0"/>
              <w:left w:val="none" w:color="FFFFFF" w:sz="0"/>
              <w:bottom w:val="none" w:color="FFFFFF" w:sz="0"/>
              <w:right w:val="none" w:color="FFFFFF" w:sz="0"/>
            </w:tcBorders>
            <w:tcMar>
              <w:top w:type="dxa" w:w="0"/>
              <w:left w:type="dxa" w:w="140"/>
              <w:bottom w:type="dxa" w:w="0"/>
              <w:right w:type="dxa" w:w="0"/>
            </w:tcMar>
          </w:tcPr>
          <w:p>
            <w:pPr>
              <w:shd w:fill="1F3864" w:val="clear"/>
              <w:spacing w:after="30" w:before="80"/>
            </w:pPr>
            <w:r>
              <w:rPr>
                <w:rFonts w:ascii="맑은 고딕" w:cs="맑은 고딕" w:eastAsia="맑은 고딕" w:hAnsi="맑은 고딕"/>
                <w:b/>
                <w:bCs/>
                <w:color w:val="FFFFFF"/>
                <w:sz w:val="18"/>
                <w:szCs w:val="18"/>
              </w:rPr>
              <w:t xml:space="preserve">【논점 29】 서증 ★★★★★</w:t>
            </w:r>
          </w:p>
          <w:p>
            <w:pPr>
              <w:spacing w:after="20" w:before="20"/>
            </w:pPr>
            <w:r>
              <w:rPr>
                <w:rFonts w:ascii="맑은 고딕" w:cs="맑은 고딕" w:eastAsia="맑은 고딕" w:hAnsi="맑은 고딕"/>
                <w:b/>
                <w:bCs/>
                <w:sz w:val="15"/>
                <w:szCs w:val="15"/>
                <w:shd w:fill="FFD966" w:val="clear"/>
              </w:rPr>
              <w:t xml:space="preserve">사례형 검토순서: 처분/보고구별→형식적증거력(3단계)→2단계추정→복멸→실질적증거력→문서제출명령</w:t>
            </w:r>
          </w:p>
          <w:p>
            <w:pPr>
              <w:pBdr>
                <w:bottom w:val="single" w:color="BDD7EE" w:sz="2"/>
              </w:pBdr>
              <w:spacing w:after="20" w:before="60"/>
            </w:pPr>
            <w:r>
              <w:rPr>
                <w:rFonts w:ascii="맑은 고딕" w:cs="맑은 고딕" w:eastAsia="맑은 고딕" w:hAnsi="맑은 고딕"/>
                <w:b/>
                <w:bCs/>
                <w:color w:val="1F3864"/>
                <w:sz w:val="15"/>
                <w:szCs w:val="15"/>
              </w:rPr>
              <w:t xml:space="preserve">① 처분문서 vs 보고문서 [구별실익: 실질적 증거력 추정 여부]</w:t>
            </w:r>
          </w:p>
          <w:p>
            <w:pPr>
              <w:spacing w:after="20" w:before="20"/>
              <w:ind w:left="160"/>
            </w:pPr>
            <w:r>
              <w:rPr>
                <w:rFonts w:ascii="맑은 고딕" w:cs="맑은 고딕" w:eastAsia="맑은 고딕" w:hAnsi="맑은 고딕"/>
                <w:sz w:val="14"/>
                <w:szCs w:val="14"/>
              </w:rPr>
              <w:t>· 처분문서: 법률행위가 문서 자체로 이루어진 문서 (계약서, 차용증, 판결서 등)</w:t>
            </w:r>
          </w:p>
          <w:p>
            <w:pPr>
              <w:spacing w:after="20" w:before="20"/>
              <w:ind w:left="160"/>
            </w:pPr>
            <w:r>
              <w:rPr>
                <w:rFonts w:ascii="맑은 고딕" w:cs="맑은 고딕" w:eastAsia="맑은 고딕" w:hAnsi="맑은 고딕"/>
                <w:sz w:val="14"/>
                <w:szCs w:val="14"/>
              </w:rPr>
              <w:t>· 보고문서: 보고·듣고·느낀 바를 기재한 문서 (일기, 상업장부, 진단서 등)</w:t>
            </w:r>
          </w:p>
          <w:p>
            <w:pPr>
              <w:spacing w:after="20" w:before="20"/>
              <w:ind w:left="160"/>
            </w:pPr>
            <w:r>
              <w:rPr>
                <w:rFonts w:ascii="맑은 고딕" w:cs="맑은 고딕" w:eastAsia="맑은 고딕" w:hAnsi="맑은 고딕"/>
                <w:sz w:val="14"/>
                <w:szCs w:val="14"/>
              </w:rPr>
              <w:t xml:space="preserve">· 실익: 처분문서 → 형식적 증거력 인정 시 실질적 증거력 </w:t>
            </w:r>
            <w:r>
              <w:rPr>
                <w:rFonts w:ascii="맑은 고딕" w:cs="맑은 고딕" w:eastAsia="맑은 고딕" w:hAnsi="맑은 고딕"/>
                <w:b/>
                <w:bCs/>
                <w:color w:val="C00000"/>
                <w:sz w:val="14"/>
                <w:szCs w:val="14"/>
              </w:rPr>
              <w:t xml:space="preserve">&lt;사실상 추정&gt;</w:t>
            </w:r>
          </w:p>
          <w:p>
            <w:pPr>
              <w:spacing w:after="20" w:before="20"/>
              <w:ind w:left="160"/>
            </w:pPr>
            <w:r>
              <w:rPr>
                <w:rFonts w:ascii="맑은 고딕" w:cs="맑은 고딕" w:eastAsia="맑은 고딕" w:hAnsi="맑은 고딕"/>
                <w:sz w:val="14"/>
                <w:szCs w:val="14"/>
              </w:rPr>
              <w:t>· 보고문서 → 형식적 증거력 인정되어도 실질적 증거력 추정X → 자유심증</w:t>
            </w:r>
          </w:p>
          <w:p>
            <w:pPr>
              <w:pBdr>
                <w:bottom w:val="single" w:color="BDD7EE" w:sz="2"/>
              </w:pBdr>
              <w:spacing w:after="20" w:before="60"/>
            </w:pPr>
            <w:r>
              <w:rPr>
                <w:rFonts w:ascii="맑은 고딕" w:cs="맑은 고딕" w:eastAsia="맑은 고딕" w:hAnsi="맑은 고딕"/>
                <w:b/>
                <w:bCs/>
                <w:color w:val="1F3864"/>
                <w:sz w:val="15"/>
                <w:szCs w:val="15"/>
              </w:rPr>
              <w:t xml:space="preserve">② 형식적 증거력 판단 3단계</w:t>
            </w:r>
          </w:p>
          <w:p>
            <w:pPr>
              <w:spacing w:after="20" w:before="20"/>
            </w:pPr>
            <w:r>
              <w:rPr>
                <w:rFonts w:ascii="맑은 고딕" w:cs="맑은 고딕" w:eastAsia="맑은 고딕" w:hAnsi="맑은 고딕"/>
                <w:b/>
                <w:bCs/>
                <w:sz w:val="15"/>
                <w:szCs w:val="15"/>
                <w:shd w:fill="FFD966" w:val="clear"/>
              </w:rPr>
              <w:t xml:space="preserve">◆ 성립인부 → 서명날인인부 → 인영인부</w:t>
            </w:r>
          </w:p>
          <w:p>
            <w:pPr>
              <w:spacing w:after="20" w:before="20"/>
              <w:ind w:left="160"/>
            </w:pPr>
            <w:r>
              <w:rPr>
                <w:rFonts w:ascii="맑은 고딕" w:cs="맑은 고딕" w:eastAsia="맑은 고딕" w:hAnsi="맑은 고딕"/>
                <w:sz w:val="14"/>
                <w:szCs w:val="14"/>
              </w:rPr>
              <w:t>· 성립 인정(침묵): 보조사실이지만 재판상 자백 법리 적용 → 원칙적 철회X</w:t>
            </w:r>
          </w:p>
          <w:p>
            <w:pPr>
              <w:spacing w:after="20" w:before="20"/>
              <w:ind w:left="160"/>
            </w:pPr>
            <w:r>
              <w:rPr>
                <w:rFonts w:ascii="맑은 고딕" w:cs="맑은 고딕" w:eastAsia="맑은 고딕" w:hAnsi="맑은 고딕"/>
                <w:sz w:val="14"/>
                <w:szCs w:val="14"/>
              </w:rPr>
              <w:t>· 부인: 거증자(문서제출자)가 진정성립 증명 (변론 전체 취지만으로도 인정 가능)</w:t>
            </w:r>
          </w:p>
          <w:p>
            <w:pPr>
              <w:spacing w:after="20" w:before="20"/>
              <w:ind w:left="160"/>
            </w:pPr>
            <w:r>
              <w:rPr>
                <w:rFonts w:ascii="맑은 고딕" w:cs="맑은 고딕" w:eastAsia="맑은 고딕" w:hAnsi="맑은 고딕"/>
                <w:sz w:val="14"/>
                <w:szCs w:val="14"/>
              </w:rPr>
              <w:t>· 부지: 타인 명의 → 부지 가능 / 자기 명의 → 부인 또는 인정으로 답변해야</w:t>
            </w:r>
          </w:p>
          <w:p>
            <w:pPr>
              <w:pBdr>
                <w:bottom w:val="single" w:color="BDD7EE" w:sz="2"/>
              </w:pBdr>
              <w:spacing w:after="20" w:before="60"/>
            </w:pPr>
            <w:r>
              <w:rPr>
                <w:rFonts w:ascii="맑은 고딕" w:cs="맑은 고딕" w:eastAsia="맑은 고딕" w:hAnsi="맑은 고딕"/>
                <w:b/>
                <w:bCs/>
                <w:color w:val="1F3864"/>
                <w:sz w:val="15"/>
                <w:szCs w:val="15"/>
              </w:rPr>
              <w:t xml:space="preserve">③ 사문서 2단계 추정</w:t>
            </w:r>
          </w:p>
          <w:p>
            <w:pPr>
              <w:spacing w:after="20" w:before="20"/>
            </w:pPr>
            <w:r>
              <w:rPr>
                <w:rFonts w:ascii="맑은 고딕" w:cs="맑은 고딕" w:eastAsia="맑은 고딕" w:hAnsi="맑은 고딕"/>
                <w:b/>
                <w:bCs/>
                <w:sz w:val="15"/>
                <w:szCs w:val="15"/>
                <w:shd w:fill="FFD966" w:val="clear"/>
              </w:rPr>
              <w:t xml:space="preserve">◆ 인영진정 →(사실상) 날인진정 →(제358조) 문서전체 진정성립</w:t>
            </w:r>
          </w:p>
          <w:p>
            <w:pPr>
              <w:spacing w:after="20" w:before="20"/>
              <w:ind w:left="160"/>
            </w:pPr>
            <w:r>
              <w:rPr>
                <w:rFonts w:ascii="맑은 고딕" w:cs="맑은 고딕" w:eastAsia="맑은 고딕" w:hAnsi="맑은 고딕"/>
                <w:sz w:val="14"/>
                <w:szCs w:val="14"/>
              </w:rPr>
              <w:t>· [1단] 인영의 진정 인정 → 날인의 진정 사실상 추정</w:t>
            </w:r>
          </w:p>
          <w:p>
            <w:pPr>
              <w:spacing w:after="20" w:before="20"/>
              <w:ind w:left="160"/>
            </w:pPr>
            <w:r>
              <w:rPr>
                <w:rFonts w:ascii="맑은 고딕" w:cs="맑은 고딕" w:eastAsia="맑은 고딕" w:hAnsi="맑은 고딕"/>
                <w:sz w:val="14"/>
                <w:szCs w:val="14"/>
              </w:rPr>
              <w:t>· [2단] 날인의 진정 인정 → 제358조: 문서전체 진정성립 증거법칙적 추정</w:t>
            </w:r>
          </w:p>
          <w:p>
            <w:pPr>
              <w:spacing w:after="20" w:before="20"/>
              <w:ind w:left="160"/>
            </w:pPr>
            <w:r>
              <w:rPr>
                <w:rFonts w:ascii="맑은 고딕" w:cs="맑은 고딕" w:eastAsia="맑은 고딕" w:hAnsi="맑은 고딕"/>
                <w:sz w:val="14"/>
                <w:szCs w:val="14"/>
              </w:rPr>
              <w:t>· [+] 처분문서: 진정성립 인정 → 실질적 증거력 사실상 추정</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진정성립이 인정되는 처분문서는 기재 내용을 부정할 만한 분명하고도 수긍할 수 있는 반증이 없으면 기재된 문언대로 법률행위의 존재와 내용을 인정하여야 한다</w:t>
            </w:r>
          </w:p>
          <w:p>
            <w:pPr>
              <w:spacing w:after="20" w:before="20"/>
              <w:ind w:left="160"/>
            </w:pPr>
            <w:r>
              <w:rPr>
                <w:rFonts w:ascii="맑은 고딕" w:cs="맑은 고딕" w:eastAsia="맑은 고딕" w:hAnsi="맑은 고딕"/>
                <w:sz w:val="14"/>
                <w:szCs w:val="14"/>
              </w:rPr>
              <w:t>· 보고문서(공문서인 확정 민·형사판결 등): 기재사항 진실 추정, 배척 시 합리적 이유 설시 요</w:t>
            </w:r>
          </w:p>
          <w:p>
            <w:pPr>
              <w:pBdr>
                <w:bottom w:val="single" w:color="BDD7EE" w:sz="2"/>
              </w:pBdr>
              <w:spacing w:after="20" w:before="60"/>
            </w:pPr>
            <w:r>
              <w:rPr>
                <w:rFonts w:ascii="맑은 고딕" w:cs="맑은 고딕" w:eastAsia="맑은 고딕" w:hAnsi="맑은 고딕"/>
                <w:b/>
                <w:bCs/>
                <w:color w:val="1F3864"/>
                <w:sz w:val="15"/>
                <w:szCs w:val="15"/>
              </w:rPr>
              <w:t xml:space="preserve">④ 2단계 추정의 복멸</w:t>
            </w:r>
          </w:p>
          <w:p>
            <w:pPr>
              <w:spacing w:after="20" w:before="20"/>
            </w:pPr>
            <w:r>
              <w:rPr>
                <w:rFonts w:ascii="맑은 고딕" w:cs="맑은 고딕" w:eastAsia="맑은 고딕" w:hAnsi="맑은 고딕"/>
                <w:b/>
                <w:bCs/>
                <w:sz w:val="15"/>
                <w:szCs w:val="15"/>
                <w:shd w:fill="FFD966" w:val="clear"/>
              </w:rPr>
              <w:t xml:space="preserve">◆ 도용의 항변</w:t>
            </w:r>
          </w:p>
          <w:p>
            <w:pPr>
              <w:spacing w:after="20" w:before="20"/>
              <w:ind w:left="160"/>
            </w:pPr>
            <w:r>
              <w:rPr>
                <w:rFonts w:ascii="맑은 고딕" w:cs="맑은 고딕" w:eastAsia="맑은 고딕" w:hAnsi="맑은 고딕"/>
                <w:sz w:val="14"/>
                <w:szCs w:val="14"/>
              </w:rPr>
              <w:t xml:space="preserve">· 1단 추정 복멸: 날인 다투는 자(乙)가 도용사실을 </w:t>
            </w:r>
            <w:r>
              <w:rPr>
                <w:rFonts w:ascii="맑은 고딕" w:cs="맑은 고딕" w:eastAsia="맑은 고딕" w:hAnsi="맑은 고딕"/>
                <w:b/>
                <w:bCs/>
                <w:color w:val="C00000"/>
                <w:sz w:val="14"/>
                <w:szCs w:val="14"/>
              </w:rPr>
              <w:t xml:space="preserve">&lt;본증&gt;</w:t>
            </w:r>
            <w:r>
              <w:rPr>
                <w:rFonts w:ascii="맑은 고딕" w:cs="맑은 고딕" w:eastAsia="맑은 고딕" w:hAnsi="맑은 고딕"/>
                <w:sz w:val="14"/>
                <w:szCs w:val="14"/>
              </w:rPr>
              <w:t xml:space="preserve">으로 법관에게 확신 →추정 깨짐</w:t>
            </w:r>
          </w:p>
          <w:p>
            <w:pPr>
              <w:spacing w:after="20" w:before="20"/>
              <w:ind w:left="160"/>
            </w:pPr>
            <w:r>
              <w:rPr>
                <w:rFonts w:ascii="맑은 고딕" w:cs="맑은 고딕" w:eastAsia="맑은 고딕" w:hAnsi="맑은 고딕"/>
                <w:sz w:val="14"/>
                <w:szCs w:val="14"/>
              </w:rPr>
              <w:t xml:space="preserve">· 복멸 후: 서증제출자(甲)가 작성명의인(乙)으로부터 </w:t>
            </w:r>
            <w:r>
              <w:rPr>
                <w:rFonts w:ascii="맑은 고딕" w:cs="맑은 고딕" w:eastAsia="맑은 고딕" w:hAnsi="맑은 고딕"/>
                <w:b/>
                <w:bCs/>
                <w:color w:val="C00000"/>
                <w:sz w:val="14"/>
                <w:szCs w:val="14"/>
              </w:rPr>
              <w:t xml:space="preserve">&lt;정당한 권원&gt;</w:t>
            </w:r>
            <w:r>
              <w:rPr>
                <w:rFonts w:ascii="맑은 고딕" w:cs="맑은 고딕" w:eastAsia="맑은 고딕" w:hAnsi="맑은 고딕"/>
                <w:sz w:val="14"/>
                <w:szCs w:val="14"/>
              </w:rPr>
              <w:t xml:space="preserve">으로 날인 증명 → 다시 인정</w:t>
            </w:r>
          </w:p>
          <w:p>
            <w:pPr>
              <w:spacing w:after="20" w:before="20"/>
            </w:pPr>
            <w:r>
              <w:rPr>
                <w:rFonts w:ascii="맑은 고딕" w:cs="맑은 고딕" w:eastAsia="맑은 고딕" w:hAnsi="맑은 고딕"/>
                <w:b/>
                <w:bCs/>
                <w:sz w:val="15"/>
                <w:szCs w:val="15"/>
                <w:shd w:fill="FFD966" w:val="clear"/>
              </w:rPr>
              <w:t xml:space="preserve">◆ 백지문서의 항변</w:t>
            </w:r>
          </w:p>
          <w:p>
            <w:pPr>
              <w:spacing w:after="20" w:before="20"/>
              <w:ind w:left="160"/>
            </w:pPr>
            <w:r>
              <w:rPr>
                <w:rFonts w:ascii="맑은 고딕" w:cs="맑은 고딕" w:eastAsia="맑은 고딕" w:hAnsi="맑은 고딕"/>
                <w:sz w:val="14"/>
                <w:szCs w:val="14"/>
              </w:rPr>
              <w:t>· 날인만 있고 내용이 백지 → 타인이 보충 → 진정성립 추정 배제 (본증으로 증명)</w:t>
            </w:r>
          </w:p>
          <w:p>
            <w:pPr>
              <w:spacing w:after="20" w:before="20"/>
              <w:ind w:left="160"/>
            </w:pPr>
            <w:r>
              <w:rPr>
                <w:rFonts w:ascii="맑은 고딕" w:cs="맑은 고딕" w:eastAsia="맑은 고딕" w:hAnsi="맑은 고딕"/>
                <w:sz w:val="14"/>
                <w:szCs w:val="14"/>
              </w:rPr>
              <w:t xml:space="preserve">· 복멸 후: 서증제출자가 작성명의인으로부터 위임받은 </w:t>
            </w:r>
            <w:r>
              <w:rPr>
                <w:rFonts w:ascii="맑은 고딕" w:cs="맑은 고딕" w:eastAsia="맑은 고딕" w:hAnsi="맑은 고딕"/>
                <w:b/>
                <w:bCs/>
                <w:color w:val="C00000"/>
                <w:sz w:val="14"/>
                <w:szCs w:val="14"/>
              </w:rPr>
              <w:t xml:space="preserve">&lt;정당한 권원&gt;</w:t>
            </w:r>
            <w:r>
              <w:rPr>
                <w:rFonts w:ascii="맑은 고딕" w:cs="맑은 고딕" w:eastAsia="맑은 고딕" w:hAnsi="맑은 고딕"/>
                <w:sz w:val="14"/>
                <w:szCs w:val="14"/>
              </w:rPr>
              <w:t xml:space="preserve">에 의한 기재 증명 → 다시 인정</w:t>
            </w:r>
          </w:p>
          <w:p>
            <w:pPr>
              <w:pBdr>
                <w:bottom w:val="single" w:color="BDD7EE" w:sz="2"/>
              </w:pBdr>
              <w:spacing w:after="20" w:before="60"/>
            </w:pPr>
            <w:r>
              <w:rPr>
                <w:rFonts w:ascii="맑은 고딕" w:cs="맑은 고딕" w:eastAsia="맑은 고딕" w:hAnsi="맑은 고딕"/>
                <w:b/>
                <w:bCs/>
                <w:color w:val="1F3864"/>
                <w:sz w:val="15"/>
                <w:szCs w:val="15"/>
              </w:rPr>
              <w:t xml:space="preserve">⑤ 사본 제출</w:t>
            </w:r>
          </w:p>
          <w:p>
            <w:pPr>
              <w:spacing w:after="20" w:before="20"/>
              <w:ind w:left="160"/>
            </w:pPr>
            <w:r>
              <w:rPr>
                <w:rFonts w:ascii="맑은 고딕" w:cs="맑은 고딕" w:eastAsia="맑은 고딕" w:hAnsi="맑은 고딕"/>
                <w:b/>
                <w:bCs/>
                <w:color w:val="2E75B6"/>
                <w:sz w:val="14"/>
                <w:szCs w:val="14"/>
              </w:rPr>
              <w:t xml:space="preserve">▶원칙 </w:t>
            </w:r>
            <w:r>
              <w:rPr>
                <w:rFonts w:ascii="맑은 고딕" w:cs="맑은 고딕" w:eastAsia="맑은 고딕" w:hAnsi="맑은 고딕"/>
                <w:sz w:val="14"/>
                <w:szCs w:val="14"/>
              </w:rPr>
              <w:t xml:space="preserve">원본존재 다툼없고 사본대용 이의없는 경우 → 원본제출과 동일 효과</w:t>
            </w:r>
          </w:p>
          <w:p>
            <w:pPr>
              <w:spacing w:after="20" w:before="20"/>
              <w:ind w:left="160"/>
            </w:pPr>
            <w:r>
              <w:rPr>
                <w:rFonts w:ascii="맑은 고딕" w:cs="맑은 고딕" w:eastAsia="맑은 고딕" w:hAnsi="맑은 고딕"/>
                <w:b/>
                <w:bCs/>
                <w:color w:val="C00000"/>
                <w:sz w:val="14"/>
                <w:szCs w:val="14"/>
              </w:rPr>
              <w:t xml:space="preserve">▶예외 </w:t>
            </w:r>
            <w:r>
              <w:rPr>
                <w:rFonts w:ascii="맑은 고딕" w:cs="맑은 고딕" w:eastAsia="맑은 고딕" w:hAnsi="맑은 고딕"/>
                <w:sz w:val="14"/>
                <w:szCs w:val="14"/>
              </w:rPr>
              <w:t xml:space="preserve">사본 자체를 원본으로 제출: 독립한 서증이나 원본 제출 아님 → 원본존재+진정성립 별도 증명 필요</w:t>
            </w:r>
          </w:p>
          <w:p>
            <w:pPr>
              <w:pBdr>
                <w:bottom w:val="single" w:color="BDD7EE" w:sz="2"/>
              </w:pBdr>
              <w:spacing w:after="20" w:before="60"/>
            </w:pPr>
            <w:r>
              <w:rPr>
                <w:rFonts w:ascii="맑은 고딕" w:cs="맑은 고딕" w:eastAsia="맑은 고딕" w:hAnsi="맑은 고딕"/>
                <w:b/>
                <w:bCs/>
                <w:color w:val="1F3864"/>
                <w:sz w:val="15"/>
                <w:szCs w:val="15"/>
              </w:rPr>
              <w:t xml:space="preserve">⑥ 문서제출명령 [자유심증설]</w:t>
            </w:r>
          </w:p>
          <w:p>
            <w:pPr>
              <w:spacing w:after="20" w:before="20"/>
              <w:ind w:left="160"/>
            </w:pPr>
            <w:r>
              <w:rPr>
                <w:rFonts w:ascii="맑은 고딕" w:cs="맑은 고딕" w:eastAsia="맑은 고딕" w:hAnsi="맑은 고딕"/>
                <w:sz w:val="14"/>
                <w:szCs w:val="14"/>
              </w:rPr>
              <w:t>· 요건: 제출의무 있는 문서(제344조 제1항·2항) + 존재·소지·제출의무 증명(신청인)</w:t>
            </w:r>
          </w:p>
          <w:p>
            <w:pPr>
              <w:spacing w:after="20" w:before="20"/>
              <w:ind w:left="160"/>
            </w:pPr>
            <w:r>
              <w:rPr>
                <w:rFonts w:ascii="맑은 고딕" w:cs="맑은 고딕" w:eastAsia="맑은 고딕" w:hAnsi="맑은 고딕"/>
                <w:sz w:val="14"/>
                <w:szCs w:val="14"/>
              </w:rPr>
              <w:t>· 제출 거부 사유: 공무원 직무상 보관문서 / 증언거부사유 / 자기이용문서</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자기이용문서: 오로지 소지인 이용 목적 + 외부개시 예정X + 개시 시 불이익 염려 ← 정보의 외부개시가 예정되거나 공익성 있으면 자기이용문서 아님</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부제출의 효과: 문서의 기재에 관한 상대방 주장을 진실한 것으로 인정할 수 있으나, 요증사실을 당연히 인정해야 하는 것은 아님 → </w:t>
            </w:r>
            <w:r>
              <w:rPr>
                <w:rFonts w:ascii="맑은 고딕" w:cs="맑은 고딕" w:eastAsia="맑은 고딕" w:hAnsi="맑은 고딕"/>
                <w:b/>
                <w:bCs/>
                <w:color w:val="C00000"/>
                <w:sz w:val="13"/>
                <w:szCs w:val="13"/>
              </w:rPr>
              <w:t xml:space="preserve">&lt;자유심증설&gt;</w:t>
            </w:r>
          </w:p>
          <w:p>
            <w:pPr>
              <w:pBdr>
                <w:bottom w:val="single" w:color="DDDDDD" w:sz="2"/>
              </w:pBdr>
              <w:spacing w:after="10" w:before="50"/>
            </w:pPr>
          </w:p>
          <w:p>
            <w:pPr>
              <w:spacing w:after="0" w:before="30"/>
            </w:pPr>
          </w:p>
          <w:p>
            <w:pPr>
              <w:shd w:fill="4B1F6F" w:val="clear"/>
              <w:spacing w:after="30" w:before="80"/>
            </w:pPr>
            <w:r>
              <w:rPr>
                <w:rFonts w:ascii="맑은 고딕" w:cs="맑은 고딕" w:eastAsia="맑은 고딕" w:hAnsi="맑은 고딕"/>
                <w:b/>
                <w:bCs/>
                <w:color w:val="FFFFFF"/>
                <w:sz w:val="18"/>
                <w:szCs w:val="18"/>
              </w:rPr>
              <w:t xml:space="preserve">【논점 30】 자유심증주의 ★★</w:t>
            </w:r>
          </w:p>
          <w:p>
            <w:pPr>
              <w:pBdr>
                <w:bottom w:val="single" w:color="BDD7EE" w:sz="2"/>
              </w:pBdr>
              <w:spacing w:after="20" w:before="60"/>
            </w:pPr>
            <w:r>
              <w:rPr>
                <w:rFonts w:ascii="맑은 고딕" w:cs="맑은 고딕" w:eastAsia="맑은 고딕" w:hAnsi="맑은 고딕"/>
                <w:b/>
                <w:bCs/>
                <w:color w:val="1F3864"/>
                <w:sz w:val="15"/>
                <w:szCs w:val="15"/>
              </w:rPr>
              <w:t xml:space="preserve">① 변론 전체의 취지 [보충적 증거원인]</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주요사실: 변론 전체의 취지만으로는 인정할 수 없음 → </w:t>
            </w:r>
            <w:r>
              <w:rPr>
                <w:rFonts w:ascii="맑은 고딕" w:cs="맑은 고딕" w:eastAsia="맑은 고딕" w:hAnsi="맑은 고딕"/>
                <w:b/>
                <w:bCs/>
                <w:color w:val="C00000"/>
                <w:sz w:val="13"/>
                <w:szCs w:val="13"/>
              </w:rPr>
              <w:t xml:space="preserve">&lt;보충적 증거원인설&gt;</w:t>
            </w:r>
          </w:p>
          <w:p>
            <w:pPr>
              <w:spacing w:after="20" w:before="20"/>
              <w:ind w:left="160"/>
            </w:pPr>
            <w:r>
              <w:rPr>
                <w:rFonts w:ascii="맑은 고딕" w:cs="맑은 고딕" w:eastAsia="맑은 고딕" w:hAnsi="맑은 고딕"/>
                <w:sz w:val="14"/>
                <w:szCs w:val="14"/>
              </w:rPr>
              <w:t>· 보조사실(문서 진정성립, 착오 요건): 변론 전체의 취지만으로도 인정 가능</w:t>
            </w:r>
          </w:p>
          <w:p>
            <w:pPr>
              <w:pBdr>
                <w:bottom w:val="single" w:color="BDD7EE" w:sz="2"/>
              </w:pBdr>
              <w:spacing w:after="20" w:before="60"/>
            </w:pPr>
            <w:r>
              <w:rPr>
                <w:rFonts w:ascii="맑은 고딕" w:cs="맑은 고딕" w:eastAsia="맑은 고딕" w:hAnsi="맑은 고딕"/>
                <w:b/>
                <w:bCs/>
                <w:color w:val="1F3864"/>
                <w:sz w:val="15"/>
                <w:szCs w:val="15"/>
              </w:rPr>
              <w:t xml:space="preserve">② 증거공통의 원칙 [통상공동소송 제외]</w:t>
            </w:r>
          </w:p>
          <w:p>
            <w:pPr>
              <w:spacing w:after="20" w:before="20"/>
              <w:ind w:left="160"/>
            </w:pPr>
            <w:r>
              <w:rPr>
                <w:rFonts w:ascii="맑은 고딕" w:cs="맑은 고딕" w:eastAsia="맑은 고딕" w:hAnsi="맑은 고딕"/>
                <w:sz w:val="14"/>
                <w:szCs w:val="14"/>
              </w:rPr>
              <w:t>· 원칙: 증거는 제출자에게 유리하게뿐 아니라 상대방에게 유리하게도 사용 가능</w:t>
            </w:r>
          </w:p>
          <w:p>
            <w:pPr>
              <w:spacing w:after="20" w:before="20"/>
              <w:ind w:left="160"/>
            </w:pPr>
            <w:r>
              <w:rPr>
                <w:rFonts w:ascii="맑은 고딕" w:cs="맑은 고딕" w:eastAsia="맑은 고딕" w:hAnsi="맑은 고딕"/>
                <w:sz w:val="14"/>
                <w:szCs w:val="14"/>
              </w:rPr>
              <w:t>· 예외: 통상공동소송 → 독립성 원칙(제66조) → 증거공통원칙 적용X</w:t>
            </w:r>
          </w:p>
          <w:p>
            <w:pPr>
              <w:pBdr>
                <w:bottom w:val="single" w:color="BDD7EE" w:sz="2"/>
              </w:pBdr>
              <w:spacing w:after="20" w:before="60"/>
            </w:pPr>
            <w:r>
              <w:rPr>
                <w:rFonts w:ascii="맑은 고딕" w:cs="맑은 고딕" w:eastAsia="맑은 고딕" w:hAnsi="맑은 고딕"/>
                <w:b/>
                <w:bCs/>
                <w:color w:val="1F3864"/>
                <w:sz w:val="15"/>
                <w:szCs w:val="15"/>
              </w:rPr>
              <w:t xml:space="preserve">③ 증거계약</w:t>
            </w:r>
          </w:p>
          <w:p>
            <w:pPr>
              <w:spacing w:after="20" w:before="20"/>
              <w:ind w:left="160"/>
            </w:pPr>
            <w:r>
              <w:rPr>
                <w:rFonts w:ascii="맑은 고딕" w:cs="맑은 고딕" w:eastAsia="맑은 고딕" w:hAnsi="맑은 고딕"/>
                <w:sz w:val="14"/>
                <w:szCs w:val="14"/>
              </w:rPr>
              <w:t>· [자백계약] 허용(변론주의 제2) / 위반 시: 상대방이 다투면 → 거증자가 '증거항변'으로 자백계약사실 주장·증명 → 법원이 부인 배척</w:t>
            </w:r>
          </w:p>
          <w:p>
            <w:pPr>
              <w:spacing w:after="20" w:before="20"/>
              <w:ind w:left="160"/>
            </w:pPr>
            <w:r>
              <w:rPr>
                <w:rFonts w:ascii="맑은 고딕" w:cs="맑은 고딕" w:eastAsia="맑은 고딕" w:hAnsi="맑은 고딕"/>
                <w:sz w:val="14"/>
                <w:szCs w:val="14"/>
              </w:rPr>
              <w:t>· [증거방법제한계약] 허용(변론주의 제3)</w:t>
            </w:r>
          </w:p>
          <w:p>
            <w:pPr>
              <w:spacing w:after="20" w:before="20"/>
              <w:ind w:left="160"/>
            </w:pPr>
            <w:r>
              <w:rPr>
                <w:rFonts w:ascii="맑은 고딕" w:cs="맑은 고딕" w:eastAsia="맑은 고딕" w:hAnsi="맑은 고딕"/>
                <w:sz w:val="14"/>
                <w:szCs w:val="14"/>
              </w:rPr>
              <w:t>·   조사 전: 증거항변으로 채택 거부 신청 → 법원 구속</w:t>
            </w:r>
          </w:p>
          <w:p>
            <w:pPr>
              <w:spacing w:after="20" w:before="20"/>
              <w:ind w:left="160"/>
            </w:pPr>
            <w:r>
              <w:rPr>
                <w:rFonts w:ascii="맑은 고딕" w:cs="맑은 고딕" w:eastAsia="맑은 고딕" w:hAnsi="맑은 고딕"/>
                <w:sz w:val="14"/>
                <w:szCs w:val="14"/>
              </w:rPr>
              <w:t>·   조사 후: 법원 구속X</w:t>
            </w:r>
          </w:p>
          <w:p>
            <w:pPr>
              <w:spacing w:after="20" w:before="20"/>
              <w:ind w:left="160"/>
            </w:pPr>
            <w:r>
              <w:rPr>
                <w:rFonts w:ascii="맑은 고딕" w:cs="맑은 고딕" w:eastAsia="맑은 고딕" w:hAnsi="맑은 고딕"/>
                <w:sz w:val="14"/>
                <w:szCs w:val="14"/>
              </w:rPr>
              <w:t xml:space="preserve">· [증거력계약] 자유심증주의 위반 → </w:t>
            </w:r>
            <w:r>
              <w:rPr>
                <w:rFonts w:ascii="맑은 고딕" w:cs="맑은 고딕" w:eastAsia="맑은 고딕" w:hAnsi="맑은 고딕"/>
                <w:b/>
                <w:bCs/>
                <w:color w:val="C00000"/>
                <w:sz w:val="14"/>
                <w:szCs w:val="14"/>
              </w:rPr>
              <w:t xml:space="preserve">&lt;무효&gt;</w:t>
            </w:r>
          </w:p>
          <w:p>
            <w:pPr>
              <w:pBdr>
                <w:bottom w:val="single" w:color="BDD7EE" w:sz="2"/>
              </w:pBdr>
              <w:spacing w:after="20" w:before="60"/>
            </w:pPr>
            <w:r>
              <w:rPr>
                <w:rFonts w:ascii="맑은 고딕" w:cs="맑은 고딕" w:eastAsia="맑은 고딕" w:hAnsi="맑은 고딕"/>
                <w:b/>
                <w:bCs/>
                <w:color w:val="1F3864"/>
                <w:sz w:val="15"/>
                <w:szCs w:val="15"/>
              </w:rPr>
              <w:t xml:space="preserve">④ 증명방해 [자유심증설]</w:t>
            </w:r>
          </w:p>
          <w:p>
            <w:pPr>
              <w:spacing w:after="20" w:before="20"/>
              <w:ind w:left="160"/>
            </w:pPr>
            <w:r>
              <w:rPr>
                <w:rFonts w:ascii="맑은 고딕" w:cs="맑은 고딕" w:eastAsia="맑은 고딕" w:hAnsi="맑은 고딕"/>
                <w:sz w:val="14"/>
                <w:szCs w:val="14"/>
              </w:rPr>
              <w:t>· 요건: 적극적 방해행위O(소극적 불이행X) + 고의·과실</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증명방해 → 요증사실 자체를 진실로 인정하는 것이 아니라 이를 바탕으로 인정 여부는 법관의 </w:t>
            </w:r>
            <w:r>
              <w:rPr>
                <w:rFonts w:ascii="맑은 고딕" w:cs="맑은 고딕" w:eastAsia="맑은 고딕" w:hAnsi="맑은 고딕"/>
                <w:b/>
                <w:bCs/>
                <w:color w:val="C00000"/>
                <w:sz w:val="13"/>
                <w:szCs w:val="13"/>
              </w:rPr>
              <w:t xml:space="preserve">&lt;자유심증&gt;</w:t>
            </w:r>
            <w:r>
              <w:rPr>
                <w:rFonts w:ascii="맑은 고딕" w:cs="맑은 고딕" w:eastAsia="맑은 고딕" w:hAnsi="맑은 고딕"/>
                <w:sz w:val="13"/>
                <w:szCs w:val="13"/>
              </w:rPr>
              <w:t xml:space="preserve">에 의함</w:t>
            </w:r>
          </w:p>
          <w:p>
            <w:pPr>
              <w:pBdr>
                <w:bottom w:val="single" w:color="DDDDDD" w:sz="2"/>
              </w:pBdr>
              <w:spacing w:after="10" w:before="50"/>
            </w:pPr>
          </w:p>
          <w:p>
            <w:pPr>
              <w:spacing w:after="0" w:before="30"/>
            </w:pPr>
          </w:p>
          <w:p>
            <w:pPr>
              <w:shd w:fill="7B4000" w:val="clear"/>
              <w:spacing w:after="30" w:before="80"/>
            </w:pPr>
            <w:r>
              <w:rPr>
                <w:rFonts w:ascii="맑은 고딕" w:cs="맑은 고딕" w:eastAsia="맑은 고딕" w:hAnsi="맑은 고딕"/>
                <w:b/>
                <w:bCs/>
                <w:color w:val="FFFFFF"/>
                <w:sz w:val="18"/>
                <w:szCs w:val="18"/>
              </w:rPr>
              <w:t xml:space="preserve">【논점 31】 증명책임 ★★★</w:t>
            </w:r>
          </w:p>
          <w:p>
            <w:pPr>
              <w:spacing w:after="20" w:before="20"/>
            </w:pPr>
            <w:r>
              <w:rPr>
                <w:rFonts w:ascii="맑은 고딕" w:cs="맑은 고딕" w:eastAsia="맑은 고딕" w:hAnsi="맑은 고딕"/>
                <w:b/>
                <w:bCs/>
                <w:sz w:val="15"/>
                <w:szCs w:val="15"/>
                <w:shd w:fill="FFD966" w:val="clear"/>
              </w:rPr>
              <w:t xml:space="preserve">사례형 검토순서: 법률요건분류설→소극적확인소→등기추정력→점유시효→일응추정</w:t>
            </w:r>
          </w:p>
          <w:p>
            <w:pPr>
              <w:pBdr>
                <w:bottom w:val="single" w:color="BDD7EE" w:sz="2"/>
              </w:pBdr>
              <w:spacing w:after="20" w:before="60"/>
            </w:pPr>
            <w:r>
              <w:rPr>
                <w:rFonts w:ascii="맑은 고딕" w:cs="맑은 고딕" w:eastAsia="맑은 고딕" w:hAnsi="맑은 고딕"/>
                <w:b/>
                <w:bCs/>
                <w:color w:val="1F3864"/>
                <w:sz w:val="15"/>
                <w:szCs w:val="15"/>
              </w:rPr>
              <w:t xml:space="preserve">① 법률요건분류설 [판례 입장]</w:t>
            </w:r>
          </w:p>
          <w:p>
            <w:pPr>
              <w:spacing w:after="20" w:before="20"/>
              <w:ind w:left="160"/>
            </w:pPr>
            <w:r>
              <w:rPr>
                <w:rFonts w:ascii="맑은 고딕" w:cs="맑은 고딕" w:eastAsia="맑은 고딕" w:hAnsi="맑은 고딕"/>
                <w:sz w:val="14"/>
                <w:szCs w:val="14"/>
              </w:rPr>
              <w:t>· 소송요건: 직권조사사항 → 원고 / 정변사항 → 피고</w:t>
            </w:r>
          </w:p>
          <w:p>
            <w:pPr>
              <w:spacing w:after="20" w:before="20"/>
              <w:ind w:left="160"/>
            </w:pPr>
            <w:r>
              <w:rPr>
                <w:rFonts w:ascii="맑은 고딕" w:cs="맑은 고딕" w:eastAsia="맑은 고딕" w:hAnsi="맑은 고딕"/>
                <w:sz w:val="14"/>
                <w:szCs w:val="14"/>
              </w:rPr>
              <w:t>· 본안: 권리근거규정 요건사실 → 권리자 / 반대규정(장애·멸각·저지) → 다투는 자</w:t>
            </w:r>
          </w:p>
          <w:p>
            <w:pPr>
              <w:spacing w:after="20" w:before="20"/>
              <w:ind w:left="160"/>
            </w:pPr>
            <w:r>
              <w:rPr>
                <w:rFonts w:ascii="맑은 고딕" w:cs="맑은 고딕" w:eastAsia="맑은 고딕" w:hAnsi="맑은 고딕"/>
                <w:sz w:val="14"/>
                <w:szCs w:val="14"/>
              </w:rPr>
              <w:t>· 소극적 확인의 소(채무부존재확인): 부인 → 피고 / 항변 → 원고</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유치권 부존재 확인소송: 유치권 요건사실(목적물·채권 견련관계)은 피고가 주장·증명</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청구이의 소송: 채권 미성립 주장 → 피고가 발생원인 증명 / 통정허위표시·장애·소멸 주장 → 원고 증명</w:t>
            </w:r>
          </w:p>
          <w:p>
            <w:pPr>
              <w:pBdr>
                <w:bottom w:val="single" w:color="BDD7EE" w:sz="2"/>
              </w:pBdr>
              <w:spacing w:after="20" w:before="60"/>
            </w:pPr>
            <w:r>
              <w:rPr>
                <w:rFonts w:ascii="맑은 고딕" w:cs="맑은 고딕" w:eastAsia="맑은 고딕" w:hAnsi="맑은 고딕"/>
                <w:b/>
                <w:bCs/>
                <w:color w:val="1F3864"/>
                <w:sz w:val="15"/>
                <w:szCs w:val="15"/>
              </w:rPr>
              <w:t xml:space="preserve">② 등기의 추정력 [법률상 추정]</w:t>
            </w:r>
          </w:p>
          <w:p>
            <w:pPr>
              <w:pBdr>
                <w:left w:val="thick" w:color="2E75B6" w:sz="14"/>
              </w:pBdr>
              <w:shd w:fill="EBEBEB" w:val="clear"/>
              <w:spacing w:after="40" w:before="40"/>
              <w:ind w:left="80" w:right="60"/>
            </w:pPr>
            <w:r>
              <w:rPr>
                <w:rFonts w:ascii="맑은 고딕" w:cs="맑은 고딕" w:eastAsia="맑은 고딕" w:hAnsi="맑은 고딕"/>
                <w:b/>
                <w:bCs/>
                <w:color w:val="2E75B6"/>
                <w:sz w:val="13"/>
                <w:szCs w:val="13"/>
              </w:rPr>
              <w:t xml:space="preserve">判 </w:t>
            </w:r>
            <w:r>
              <w:rPr>
                <w:rFonts w:ascii="맑은 고딕" w:cs="맑은 고딕" w:eastAsia="맑은 고딕" w:hAnsi="맑은 고딕"/>
                <w:sz w:val="13"/>
                <w:szCs w:val="13"/>
              </w:rPr>
              <w:t xml:space="preserve">소유권이전등기는 권리의 추정력 있음 → 이를 다투는 측에서 무효사유 주장·증명</w:t>
            </w:r>
          </w:p>
          <w:p>
            <w:pPr>
              <w:spacing w:after="20" w:before="20"/>
              <w:ind w:left="160"/>
            </w:pPr>
            <w:r>
              <w:rPr>
                <w:rFonts w:ascii="맑은 고딕" w:cs="맑은 고딕" w:eastAsia="맑은 고딕" w:hAnsi="맑은 고딕"/>
                <w:sz w:val="14"/>
                <w:szCs w:val="14"/>
              </w:rPr>
              <w:t>· 추정 범위: 권리의 존재·귀속 / 등기원인 존재·유효성 / 등기절차 적법성 / 유효한 대리행위</w:t>
            </w:r>
          </w:p>
          <w:p>
            <w:pPr>
              <w:spacing w:after="20" w:before="20"/>
              <w:ind w:left="160"/>
            </w:pPr>
            <w:r>
              <w:rPr>
                <w:rFonts w:ascii="맑은 고딕" w:cs="맑은 고딕" w:eastAsia="맑은 고딕" w:hAnsi="맑은 고딕"/>
                <w:sz w:val="14"/>
                <w:szCs w:val="14"/>
              </w:rPr>
              <w:t>· ★사례: 甲(원고)이 乙등기 말소 청구 → 등기추정력으로 乙 대리행위 유효 추정 → 甲이 무권대리(원인무효) 증명 → 실패 시 → 청구기각</w:t>
            </w:r>
          </w:p>
          <w:p>
            <w:pPr>
              <w:pBdr>
                <w:bottom w:val="single" w:color="BDD7EE" w:sz="2"/>
              </w:pBdr>
              <w:spacing w:after="20" w:before="60"/>
            </w:pPr>
            <w:r>
              <w:rPr>
                <w:rFonts w:ascii="맑은 고딕" w:cs="맑은 고딕" w:eastAsia="맑은 고딕" w:hAnsi="맑은 고딕"/>
                <w:b/>
                <w:bCs/>
                <w:color w:val="1F3864"/>
                <w:sz w:val="15"/>
                <w:szCs w:val="15"/>
              </w:rPr>
              <w:t xml:space="preserve">③ 잠정적 진실의 추정 [점유취득시효]</w:t>
            </w:r>
          </w:p>
          <w:p>
            <w:pPr>
              <w:spacing w:after="20" w:before="20"/>
              <w:ind w:left="160"/>
            </w:pPr>
            <w:r>
              <w:rPr>
                <w:rFonts w:ascii="맑은 고딕" w:cs="맑은 고딕" w:eastAsia="맑은 고딕" w:hAnsi="맑은 고딕"/>
                <w:sz w:val="14"/>
                <w:szCs w:val="14"/>
              </w:rPr>
              <w:t>· 민법 제197조 제1항: 점유자는 소유의사·선의·평온·공연으로 점유 추정(무전제)</w:t>
            </w:r>
          </w:p>
          <w:p>
            <w:pPr>
              <w:spacing w:after="20" w:before="20"/>
              <w:ind w:left="160"/>
            </w:pPr>
            <w:r>
              <w:rPr>
                <w:rFonts w:ascii="맑은 고딕" w:cs="맑은 고딕" w:eastAsia="맑은 고딕" w:hAnsi="맑은 고딕"/>
                <w:sz w:val="14"/>
                <w:szCs w:val="14"/>
              </w:rPr>
              <w:t>· → 시효취득 주장자: 소유의사·평온·공연 증명 不要 / 다투는 소유자가 반대사실 증명</w:t>
            </w:r>
          </w:p>
          <w:p>
            <w:pPr>
              <w:pBdr>
                <w:bottom w:val="single" w:color="BDD7EE" w:sz="2"/>
              </w:pBdr>
              <w:spacing w:after="20" w:before="60"/>
            </w:pPr>
            <w:r>
              <w:rPr>
                <w:rFonts w:ascii="맑은 고딕" w:cs="맑은 고딕" w:eastAsia="맑은 고딕" w:hAnsi="맑은 고딕"/>
                <w:b/>
                <w:bCs/>
                <w:color w:val="1F3864"/>
                <w:sz w:val="15"/>
                <w:szCs w:val="15"/>
              </w:rPr>
              <w:t xml:space="preserve">④ 일응의 추정 + 간접반증</w:t>
            </w:r>
          </w:p>
          <w:p>
            <w:pPr>
              <w:spacing w:after="20" w:before="20"/>
              <w:ind w:left="160"/>
            </w:pPr>
            <w:r>
              <w:rPr>
                <w:rFonts w:ascii="맑은 고딕" w:cs="맑은 고딕" w:eastAsia="맑은 고딕" w:hAnsi="맑은 고딕"/>
                <w:sz w:val="14"/>
                <w:szCs w:val="14"/>
              </w:rPr>
              <w:t>· 일응의 추정: 경험칙으로 간접사실(전제사실) → 주요사실(추정사실) 추정</w:t>
            </w:r>
          </w:p>
          <w:p>
            <w:pPr>
              <w:spacing w:after="20" w:before="20"/>
              <w:ind w:left="160"/>
            </w:pPr>
            <w:r>
              <w:rPr>
                <w:rFonts w:ascii="맑은 고딕" w:cs="맑은 고딕" w:eastAsia="맑은 고딕" w:hAnsi="맑은 고딕"/>
                <w:sz w:val="14"/>
                <w:szCs w:val="14"/>
              </w:rPr>
              <w:t>· 간접반증: 추정전제사실과 양립하는 별개 간접사실 증명 → 일응의 추정 방해</w:t>
            </w:r>
          </w:p>
          <w:p>
            <w:pPr>
              <w:spacing w:after="20" w:before="20"/>
              <w:ind w:left="160"/>
            </w:pPr>
            <w:r>
              <w:rPr>
                <w:rFonts w:ascii="맑은 고딕" w:cs="맑은 고딕" w:eastAsia="맑은 고딕" w:hAnsi="맑은 고딕"/>
                <w:sz w:val="14"/>
                <w:szCs w:val="14"/>
              </w:rPr>
              <w:t>· [공해소송] ①유해물질배출, ②도달·손해발생 → 원고 증명 → 일응추정 / ③원인물질생성·유출 → 피고 간접반증 대상</w:t>
            </w:r>
          </w:p>
          <w:p>
            <w:pPr>
              <w:spacing w:after="20" w:before="20"/>
              <w:ind w:left="160"/>
            </w:pPr>
            <w:r>
              <w:rPr>
                <w:rFonts w:ascii="맑은 고딕" w:cs="맑은 고딕" w:eastAsia="맑은 고딕" w:hAnsi="맑은 고딕"/>
                <w:sz w:val="14"/>
                <w:szCs w:val="14"/>
              </w:rPr>
              <w:t>· [의료과오] 환자측: 과실행위+개연성 증명 → 일응추정 / 의사측: 다른 원인 증명으로 추정 번복</w:t>
            </w:r>
          </w:p>
          <w:p>
            <w:pPr>
              <w:spacing w:after="20" w:before="20"/>
              <w:ind w:left="160"/>
            </w:pPr>
            <w:r>
              <w:rPr>
                <w:rFonts w:ascii="맑은 고딕" w:cs="맑은 고딕" w:eastAsia="맑은 고딕" w:hAnsi="맑은 고딕"/>
                <w:sz w:val="14"/>
                <w:szCs w:val="14"/>
              </w:rPr>
              <w:t>· [의사 설명의무] 의사에게 설명의무 이행에 대한 증명책임 (증명책임 전환)</w:t>
            </w:r>
          </w:p>
        </w:tc>
      </w:tr>
    </w:tbl>
    <w:p>
      <w:pPr>
        <w:pBdr>
          <w:top w:val="single" w:color="CCCCCC" w:sz="4"/>
        </w:pBdr>
        <w:spacing w:after="0" w:before="60"/>
        <w:jc w:val="center"/>
      </w:pPr>
      <w:r>
        <w:rPr>
          <w:rFonts w:ascii="맑은 고딕" w:cs="맑은 고딕" w:eastAsia="맑은 고딕" w:hAnsi="맑은 고딕"/>
          <w:color w:val="888888"/>
          <w:sz w:val="12"/>
          <w:szCs w:val="12"/>
        </w:rPr>
        <w:t xml:space="preserve">━ 복습용 · 프로젝트1 첨삭용 · 프로젝트3 퀴즈용 겸용 ━  [2026-05-08]</w:t>
      </w:r>
    </w:p>
    <w:sectPr>
      <w:pgSz w:w="11906" w:h="16838"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4"/>
        <w:szCs w:val="1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2026-05-08T17:49:55.175Z</dcterms:created>
  <dcterms:modified xsi:type="dcterms:W3CDTF">2026-05-08T17:49:55.175Z</dcterms:modified>
</cp:coreProperties>
</file>

<file path=docProps/custom.xml><?xml version="1.0" encoding="utf-8"?>
<Properties xmlns="http://schemas.openxmlformats.org/officeDocument/2006/custom-properties" xmlns:vt="http://schemas.openxmlformats.org/officeDocument/2006/docPropsVTypes"/>
</file>